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75E67"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1A3D6F1C" w14:textId="6BADC77B"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r w:rsidRPr="008A021A">
        <w:rPr>
          <w:rFonts w:ascii="Cambria" w:eastAsia="Times New Roman" w:hAnsi="Cambria" w:cs="Calibri"/>
          <w:color w:val="000000"/>
          <w:sz w:val="24"/>
          <w:szCs w:val="24"/>
        </w:rPr>
        <w:t xml:space="preserve">Master’s Capstone </w:t>
      </w:r>
      <w:r>
        <w:rPr>
          <w:rFonts w:ascii="Cambria" w:eastAsia="Times New Roman" w:hAnsi="Cambria" w:cs="Calibri"/>
          <w:color w:val="000000"/>
          <w:sz w:val="24"/>
          <w:szCs w:val="24"/>
        </w:rPr>
        <w:t>Draft #</w:t>
      </w:r>
      <w:ins w:id="0" w:author="Tyler Frankenberg" w:date="2023-04-05T20:11:00Z">
        <w:r w:rsidR="00EA6A57">
          <w:rPr>
            <w:rFonts w:ascii="Cambria" w:eastAsia="Times New Roman" w:hAnsi="Cambria" w:cs="Calibri"/>
            <w:color w:val="000000"/>
            <w:sz w:val="24"/>
            <w:szCs w:val="24"/>
          </w:rPr>
          <w:t>2</w:t>
        </w:r>
      </w:ins>
      <w:del w:id="1" w:author="Tyler Frankenberg" w:date="2023-04-05T20:11:00Z">
        <w:r w:rsidDel="00EA6A57">
          <w:rPr>
            <w:rFonts w:ascii="Cambria" w:eastAsia="Times New Roman" w:hAnsi="Cambria" w:cs="Calibri"/>
            <w:color w:val="000000"/>
            <w:sz w:val="24"/>
            <w:szCs w:val="24"/>
          </w:rPr>
          <w:delText>1</w:delText>
        </w:r>
      </w:del>
    </w:p>
    <w:p w14:paraId="41DC48E8"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3AE5CDEA"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D19577C"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r w:rsidRPr="008A021A">
        <w:rPr>
          <w:rFonts w:ascii="Cambria" w:eastAsia="Times New Roman" w:hAnsi="Cambria" w:cs="Calibri"/>
          <w:color w:val="000000"/>
          <w:sz w:val="24"/>
          <w:szCs w:val="24"/>
        </w:rPr>
        <w:t>Tyler Frankenberg</w:t>
      </w:r>
    </w:p>
    <w:p w14:paraId="703E02D7"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5FFE74C"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5590563"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33051FA"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3FC5A156"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BCB3EF4"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F3AE0E5"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70D28B41"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8352330"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0993DBE8"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0868033D"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950F83B"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24FA455"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46033DC"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09B256BE"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9B66602"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057409EF"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4FADD9EF"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B8E83EF"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05684710"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r w:rsidRPr="008A021A">
        <w:rPr>
          <w:rFonts w:ascii="Cambria" w:eastAsia="Times New Roman" w:hAnsi="Cambria" w:cs="Calibri"/>
          <w:color w:val="000000"/>
          <w:sz w:val="24"/>
          <w:szCs w:val="24"/>
        </w:rPr>
        <w:t>DATA 698</w:t>
      </w:r>
    </w:p>
    <w:p w14:paraId="0C7ADF1F"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60CE657A"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r w:rsidRPr="008A021A">
        <w:rPr>
          <w:rFonts w:ascii="Cambria" w:eastAsia="Times New Roman" w:hAnsi="Cambria" w:cs="Calibri"/>
          <w:color w:val="000000"/>
          <w:sz w:val="24"/>
          <w:szCs w:val="24"/>
        </w:rPr>
        <w:t>Dr. Arthur O’Connor</w:t>
      </w:r>
    </w:p>
    <w:p w14:paraId="6917E284"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5459E30E" w14:textId="1B1E4F55" w:rsidR="008A021A" w:rsidRPr="008A021A" w:rsidRDefault="00EA6A57" w:rsidP="008A021A">
      <w:pPr>
        <w:shd w:val="clear" w:color="auto" w:fill="FFFFFF"/>
        <w:spacing w:after="0" w:line="240" w:lineRule="auto"/>
        <w:jc w:val="center"/>
        <w:rPr>
          <w:rFonts w:ascii="Cambria" w:eastAsia="Times New Roman" w:hAnsi="Cambria" w:cs="Calibri"/>
          <w:color w:val="000000"/>
          <w:sz w:val="24"/>
          <w:szCs w:val="24"/>
        </w:rPr>
      </w:pPr>
      <w:ins w:id="2" w:author="Tyler Frankenberg" w:date="2023-04-05T20:11:00Z">
        <w:r>
          <w:rPr>
            <w:rFonts w:ascii="Cambria" w:eastAsia="Times New Roman" w:hAnsi="Cambria" w:cs="Calibri"/>
            <w:color w:val="000000"/>
            <w:sz w:val="24"/>
            <w:szCs w:val="24"/>
          </w:rPr>
          <w:t>April 5</w:t>
        </w:r>
      </w:ins>
      <w:del w:id="3" w:author="Tyler Frankenberg" w:date="2023-04-05T20:11:00Z">
        <w:r w:rsidR="008A021A" w:rsidDel="00EA6A57">
          <w:rPr>
            <w:rFonts w:ascii="Cambria" w:eastAsia="Times New Roman" w:hAnsi="Cambria" w:cs="Calibri"/>
            <w:color w:val="000000"/>
            <w:sz w:val="24"/>
            <w:szCs w:val="24"/>
          </w:rPr>
          <w:delText>March 27</w:delText>
        </w:r>
      </w:del>
      <w:r w:rsidR="008A021A" w:rsidRPr="008A021A">
        <w:rPr>
          <w:rFonts w:ascii="Cambria" w:eastAsia="Times New Roman" w:hAnsi="Cambria" w:cs="Calibri"/>
          <w:color w:val="000000"/>
          <w:sz w:val="24"/>
          <w:szCs w:val="24"/>
        </w:rPr>
        <w:t>, 2023</w:t>
      </w:r>
    </w:p>
    <w:p w14:paraId="176868A7"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p>
    <w:p w14:paraId="1B839CF8" w14:textId="77777777" w:rsidR="008A021A" w:rsidRPr="008A021A" w:rsidRDefault="008A021A" w:rsidP="008A021A">
      <w:pPr>
        <w:shd w:val="clear" w:color="auto" w:fill="FFFFFF"/>
        <w:spacing w:after="0" w:line="240" w:lineRule="auto"/>
        <w:jc w:val="center"/>
        <w:rPr>
          <w:rFonts w:ascii="Cambria" w:eastAsia="Times New Roman" w:hAnsi="Cambria" w:cs="Calibri"/>
          <w:color w:val="000000"/>
          <w:sz w:val="24"/>
          <w:szCs w:val="24"/>
        </w:rPr>
      </w:pPr>
      <w:r w:rsidRPr="008A021A">
        <w:rPr>
          <w:rFonts w:ascii="Cambria" w:eastAsia="Times New Roman" w:hAnsi="Cambria" w:cs="Calibri"/>
          <w:color w:val="000000"/>
          <w:sz w:val="24"/>
          <w:szCs w:val="24"/>
        </w:rPr>
        <w:t>City University of New York</w:t>
      </w:r>
    </w:p>
    <w:p w14:paraId="2329A8D1"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103E21C9"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3AA2D6EA"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141BA002"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02D62DC5"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6DA68527" w14:textId="77777777" w:rsidR="008A021A" w:rsidRPr="008A021A" w:rsidRDefault="008A021A" w:rsidP="008A021A">
      <w:pPr>
        <w:shd w:val="clear" w:color="auto" w:fill="FFFFFF"/>
        <w:spacing w:after="0" w:line="240" w:lineRule="auto"/>
        <w:rPr>
          <w:rFonts w:ascii="Cambria" w:eastAsia="Times New Roman" w:hAnsi="Cambria" w:cs="Calibri"/>
          <w:color w:val="000000"/>
          <w:sz w:val="24"/>
          <w:szCs w:val="24"/>
        </w:rPr>
      </w:pPr>
    </w:p>
    <w:p w14:paraId="18B50285" w14:textId="2D306A7F" w:rsidR="008A021A" w:rsidRPr="008A021A" w:rsidRDefault="008A021A" w:rsidP="00593E4B">
      <w:pPr>
        <w:tabs>
          <w:tab w:val="num" w:pos="360"/>
        </w:tabs>
        <w:ind w:left="360" w:hanging="360"/>
        <w:rPr>
          <w:rFonts w:ascii="Cambria" w:hAnsi="Cambria"/>
          <w:sz w:val="24"/>
          <w:szCs w:val="24"/>
        </w:rPr>
      </w:pPr>
    </w:p>
    <w:p w14:paraId="357263AD" w14:textId="0066C003" w:rsidR="008A021A" w:rsidRPr="008A021A" w:rsidRDefault="008A021A" w:rsidP="00593E4B">
      <w:pPr>
        <w:tabs>
          <w:tab w:val="num" w:pos="360"/>
        </w:tabs>
        <w:ind w:left="360" w:hanging="360"/>
        <w:rPr>
          <w:rFonts w:ascii="Cambria" w:hAnsi="Cambria"/>
          <w:sz w:val="24"/>
          <w:szCs w:val="24"/>
        </w:rPr>
      </w:pPr>
    </w:p>
    <w:p w14:paraId="00E0F69B" w14:textId="51613EAC" w:rsidR="008A021A" w:rsidRPr="008A021A" w:rsidRDefault="008A021A" w:rsidP="00593E4B">
      <w:pPr>
        <w:tabs>
          <w:tab w:val="num" w:pos="360"/>
        </w:tabs>
        <w:ind w:left="360" w:hanging="360"/>
        <w:rPr>
          <w:rFonts w:ascii="Cambria" w:hAnsi="Cambria"/>
          <w:sz w:val="24"/>
          <w:szCs w:val="24"/>
        </w:rPr>
      </w:pPr>
    </w:p>
    <w:p w14:paraId="1AAE34B3" w14:textId="28287884" w:rsidR="008A021A" w:rsidRPr="008A021A" w:rsidRDefault="008A021A" w:rsidP="00593E4B">
      <w:pPr>
        <w:tabs>
          <w:tab w:val="num" w:pos="360"/>
        </w:tabs>
        <w:ind w:left="360" w:hanging="360"/>
        <w:rPr>
          <w:rFonts w:ascii="Cambria" w:hAnsi="Cambria"/>
          <w:sz w:val="24"/>
          <w:szCs w:val="24"/>
        </w:rPr>
      </w:pPr>
    </w:p>
    <w:p w14:paraId="33A4305A" w14:textId="3A3E6A0B" w:rsidR="008A021A" w:rsidDel="00EA6A57" w:rsidRDefault="008A021A" w:rsidP="00593E4B">
      <w:pPr>
        <w:pStyle w:val="NoSpacing"/>
        <w:rPr>
          <w:del w:id="4" w:author="Tyler Frankenberg" w:date="2023-04-05T20:11:00Z"/>
          <w:rFonts w:ascii="Cambria" w:hAnsi="Cambria" w:cstheme="minorHAnsi"/>
          <w:b/>
          <w:bCs/>
          <w:i/>
          <w:iCs/>
          <w:sz w:val="24"/>
          <w:szCs w:val="24"/>
        </w:rPr>
      </w:pPr>
    </w:p>
    <w:p w14:paraId="07770297" w14:textId="77777777" w:rsidR="00EA6A57" w:rsidRPr="008A021A" w:rsidRDefault="00EA6A57" w:rsidP="00593E4B">
      <w:pPr>
        <w:tabs>
          <w:tab w:val="num" w:pos="360"/>
        </w:tabs>
        <w:ind w:left="360" w:hanging="360"/>
        <w:rPr>
          <w:ins w:id="5" w:author="Tyler Frankenberg" w:date="2023-04-05T20:11:00Z"/>
          <w:rFonts w:ascii="Cambria" w:hAnsi="Cambria"/>
          <w:sz w:val="24"/>
          <w:szCs w:val="24"/>
        </w:rPr>
      </w:pPr>
    </w:p>
    <w:p w14:paraId="64AC6076" w14:textId="7EEF033C" w:rsidR="00593E4B" w:rsidRPr="008A021A" w:rsidDel="00EA6A57" w:rsidRDefault="00593E4B" w:rsidP="008A021A">
      <w:pPr>
        <w:pStyle w:val="NoSpacing"/>
        <w:numPr>
          <w:ilvl w:val="0"/>
          <w:numId w:val="6"/>
        </w:numPr>
        <w:rPr>
          <w:del w:id="6" w:author="Tyler Frankenberg" w:date="2023-04-05T20:11:00Z"/>
          <w:rFonts w:ascii="Cambria" w:hAnsi="Cambria" w:cstheme="minorHAnsi"/>
          <w:i/>
          <w:iCs/>
          <w:sz w:val="24"/>
          <w:szCs w:val="24"/>
        </w:rPr>
      </w:pPr>
      <w:commentRangeStart w:id="7"/>
      <w:del w:id="8" w:author="Tyler Frankenberg" w:date="2023-04-05T20:11:00Z">
        <w:r w:rsidRPr="008A021A" w:rsidDel="00EA6A57">
          <w:rPr>
            <w:rFonts w:ascii="Cambria" w:hAnsi="Cambria" w:cstheme="minorHAnsi"/>
            <w:b/>
            <w:bCs/>
            <w:i/>
            <w:iCs/>
            <w:sz w:val="24"/>
            <w:szCs w:val="24"/>
          </w:rPr>
          <w:lastRenderedPageBreak/>
          <w:delText>Abstract</w:delText>
        </w:r>
        <w:r w:rsidRPr="008A021A" w:rsidDel="00EA6A57">
          <w:rPr>
            <w:rFonts w:ascii="Cambria" w:hAnsi="Cambria" w:cstheme="minorHAnsi"/>
            <w:i/>
            <w:iCs/>
            <w:sz w:val="24"/>
            <w:szCs w:val="24"/>
          </w:rPr>
          <w:delText xml:space="preserve">: a short (100 to 150 words) synopsis of what the research explored, its findings, and their significance. Note: </w:delText>
        </w:r>
        <w:r w:rsidRPr="008A021A" w:rsidDel="00EA6A57">
          <w:rPr>
            <w:rFonts w:ascii="Cambria" w:hAnsi="Cambria" w:cstheme="minorHAnsi"/>
            <w:b/>
            <w:bCs/>
            <w:i/>
            <w:iCs/>
            <w:sz w:val="24"/>
            <w:szCs w:val="24"/>
          </w:rPr>
          <w:delText>this is a last section you write</w:delText>
        </w:r>
        <w:r w:rsidRPr="008A021A" w:rsidDel="00EA6A57">
          <w:rPr>
            <w:rFonts w:ascii="Cambria" w:hAnsi="Cambria" w:cstheme="minorHAnsi"/>
            <w:i/>
            <w:iCs/>
            <w:sz w:val="24"/>
            <w:szCs w:val="24"/>
          </w:rPr>
          <w:delText>, after you’ve completed writing the rest of the paper.</w:delText>
        </w:r>
      </w:del>
    </w:p>
    <w:p w14:paraId="66E5EB44" w14:textId="325C0138" w:rsidR="00593E4B" w:rsidRPr="008A021A" w:rsidDel="00EA6A57" w:rsidRDefault="00593E4B" w:rsidP="00593E4B">
      <w:pPr>
        <w:pStyle w:val="NoSpacing"/>
        <w:ind w:left="360"/>
        <w:rPr>
          <w:del w:id="9" w:author="Tyler Frankenberg" w:date="2023-04-05T20:11:00Z"/>
          <w:rFonts w:ascii="Cambria" w:hAnsi="Cambria" w:cstheme="minorHAnsi"/>
          <w:sz w:val="24"/>
          <w:szCs w:val="24"/>
        </w:rPr>
      </w:pPr>
    </w:p>
    <w:p w14:paraId="23712DB8" w14:textId="2BE12F60" w:rsidR="00593E4B" w:rsidRPr="008A021A" w:rsidDel="00EA6A57" w:rsidRDefault="00593E4B" w:rsidP="00593E4B">
      <w:pPr>
        <w:pStyle w:val="NoSpacing"/>
        <w:numPr>
          <w:ilvl w:val="0"/>
          <w:numId w:val="6"/>
        </w:numPr>
        <w:rPr>
          <w:del w:id="10" w:author="Tyler Frankenberg" w:date="2023-04-05T20:11:00Z"/>
          <w:rFonts w:ascii="Cambria" w:hAnsi="Cambria" w:cstheme="minorHAnsi"/>
          <w:i/>
          <w:iCs/>
          <w:sz w:val="24"/>
          <w:szCs w:val="24"/>
        </w:rPr>
      </w:pPr>
      <w:del w:id="11" w:author="Tyler Frankenberg" w:date="2023-04-05T20:11:00Z">
        <w:r w:rsidRPr="008A021A" w:rsidDel="00EA6A57">
          <w:rPr>
            <w:rFonts w:ascii="Cambria" w:hAnsi="Cambria" w:cstheme="minorHAnsi"/>
            <w:b/>
            <w:bCs/>
            <w:i/>
            <w:iCs/>
            <w:sz w:val="24"/>
            <w:szCs w:val="24"/>
          </w:rPr>
          <w:delText>Introduction</w:delText>
        </w:r>
        <w:r w:rsidRPr="008A021A" w:rsidDel="00EA6A57">
          <w:rPr>
            <w:rFonts w:ascii="Cambria" w:hAnsi="Cambria" w:cstheme="minorHAnsi"/>
            <w:i/>
            <w:iCs/>
            <w:sz w:val="24"/>
            <w:szCs w:val="24"/>
          </w:rPr>
          <w:delText>: The introduction should familiarize your reader with what you are trying to show, as well as the reasons for your research and what value you believe that it has.</w:delText>
        </w:r>
        <w:commentRangeEnd w:id="7"/>
        <w:r w:rsidR="003A070C" w:rsidDel="00EA6A57">
          <w:rPr>
            <w:rStyle w:val="CommentReference"/>
            <w:rFonts w:asciiTheme="minorHAnsi" w:eastAsiaTheme="minorHAnsi" w:hAnsiTheme="minorHAnsi" w:cstheme="minorBidi"/>
            <w:color w:val="auto"/>
          </w:rPr>
          <w:commentReference w:id="7"/>
        </w:r>
      </w:del>
    </w:p>
    <w:p w14:paraId="5D9B8283" w14:textId="5212A92D" w:rsidR="00593E4B" w:rsidRDefault="00593E4B" w:rsidP="00593E4B">
      <w:pPr>
        <w:pStyle w:val="NoSpacing"/>
        <w:rPr>
          <w:ins w:id="12" w:author="O'Connor" w:date="2023-03-27T16:39:00Z"/>
          <w:rFonts w:ascii="Cambria" w:hAnsi="Cambria" w:cstheme="minorHAnsi"/>
          <w:sz w:val="24"/>
          <w:szCs w:val="24"/>
        </w:rPr>
      </w:pPr>
    </w:p>
    <w:p w14:paraId="78AC4043" w14:textId="114F3B36" w:rsidR="003A070C" w:rsidRDefault="003A070C" w:rsidP="00593E4B">
      <w:pPr>
        <w:pStyle w:val="NoSpacing"/>
        <w:rPr>
          <w:ins w:id="13" w:author="Tyler Frankenberg" w:date="2023-04-05T20:11:00Z"/>
          <w:rFonts w:ascii="Cambria" w:hAnsi="Cambria" w:cstheme="minorHAnsi"/>
          <w:sz w:val="24"/>
          <w:szCs w:val="24"/>
        </w:rPr>
      </w:pPr>
      <w:ins w:id="14" w:author="O'Connor" w:date="2023-03-27T16:39:00Z">
        <w:r>
          <w:rPr>
            <w:rFonts w:ascii="Cambria" w:hAnsi="Cambria" w:cstheme="minorHAnsi"/>
            <w:sz w:val="24"/>
            <w:szCs w:val="24"/>
          </w:rPr>
          <w:t>Introduction</w:t>
        </w:r>
      </w:ins>
    </w:p>
    <w:p w14:paraId="279F37EC" w14:textId="6C9F9CCD" w:rsidR="00EA6A57" w:rsidRPr="008A021A" w:rsidRDefault="00EA6A57" w:rsidP="00593E4B">
      <w:pPr>
        <w:pStyle w:val="NoSpacing"/>
        <w:rPr>
          <w:rFonts w:ascii="Cambria" w:hAnsi="Cambria" w:cstheme="minorHAnsi"/>
          <w:sz w:val="24"/>
          <w:szCs w:val="24"/>
        </w:rPr>
      </w:pPr>
    </w:p>
    <w:p w14:paraId="65A5D04C" w14:textId="21060EA6" w:rsidR="0002304D" w:rsidRDefault="005F467C" w:rsidP="0002304D">
      <w:pPr>
        <w:pStyle w:val="NoSpacing"/>
        <w:ind w:firstLine="360"/>
        <w:rPr>
          <w:ins w:id="15" w:author="Tyler Frankenberg" w:date="2023-04-06T00:47:00Z"/>
          <w:rFonts w:ascii="Cambria" w:hAnsi="Cambria" w:cstheme="minorHAnsi"/>
          <w:sz w:val="24"/>
          <w:szCs w:val="24"/>
        </w:rPr>
      </w:pPr>
      <w:ins w:id="16" w:author="Tyler Frankenberg" w:date="2023-04-06T00:38:00Z">
        <w:r>
          <w:rPr>
            <w:rFonts w:ascii="Cambria" w:hAnsi="Cambria" w:cstheme="minorHAnsi"/>
            <w:sz w:val="24"/>
            <w:szCs w:val="24"/>
          </w:rPr>
          <w:t xml:space="preserve">A mobile workforce, </w:t>
        </w:r>
        <w:r w:rsidR="00D751E1">
          <w:rPr>
            <w:rFonts w:ascii="Cambria" w:hAnsi="Cambria" w:cstheme="minorHAnsi"/>
            <w:sz w:val="24"/>
            <w:szCs w:val="24"/>
          </w:rPr>
          <w:t xml:space="preserve">able and prone to migrate between regions to seek employment opportunities, is not </w:t>
        </w:r>
        <w:r w:rsidR="00A722DF">
          <w:rPr>
            <w:rFonts w:ascii="Cambria" w:hAnsi="Cambria" w:cstheme="minorHAnsi"/>
            <w:sz w:val="24"/>
            <w:szCs w:val="24"/>
          </w:rPr>
          <w:t xml:space="preserve">just a </w:t>
        </w:r>
      </w:ins>
      <w:ins w:id="17" w:author="Tyler Frankenberg" w:date="2023-04-06T00:45:00Z">
        <w:r w:rsidR="003E4122">
          <w:rPr>
            <w:rFonts w:ascii="Cambria" w:hAnsi="Cambria" w:cstheme="minorHAnsi"/>
            <w:sz w:val="24"/>
            <w:szCs w:val="24"/>
          </w:rPr>
          <w:t>characteristic</w:t>
        </w:r>
      </w:ins>
      <w:ins w:id="18" w:author="Tyler Frankenberg" w:date="2023-04-06T00:38:00Z">
        <w:r w:rsidR="00A722DF">
          <w:rPr>
            <w:rFonts w:ascii="Cambria" w:hAnsi="Cambria" w:cstheme="minorHAnsi"/>
            <w:sz w:val="24"/>
            <w:szCs w:val="24"/>
          </w:rPr>
          <w:t xml:space="preserve"> of the American economy – it is a</w:t>
        </w:r>
      </w:ins>
      <w:ins w:id="19" w:author="Tyler Frankenberg" w:date="2023-04-06T00:39:00Z">
        <w:r w:rsidR="00A722DF">
          <w:rPr>
            <w:rFonts w:ascii="Cambria" w:hAnsi="Cambria" w:cstheme="minorHAnsi"/>
            <w:sz w:val="24"/>
            <w:szCs w:val="24"/>
          </w:rPr>
          <w:t>n enduring element of the American cultural experience</w:t>
        </w:r>
        <w:r w:rsidR="00AE77C7">
          <w:rPr>
            <w:rFonts w:ascii="Cambria" w:hAnsi="Cambria" w:cstheme="minorHAnsi"/>
            <w:sz w:val="24"/>
            <w:szCs w:val="24"/>
          </w:rPr>
          <w:t xml:space="preserve">. </w:t>
        </w:r>
      </w:ins>
      <w:ins w:id="20" w:author="Tyler Frankenberg" w:date="2023-04-06T00:40:00Z">
        <w:r w:rsidR="009B0D5E">
          <w:rPr>
            <w:rFonts w:ascii="Cambria" w:hAnsi="Cambria" w:cstheme="minorHAnsi"/>
            <w:sz w:val="24"/>
            <w:szCs w:val="24"/>
          </w:rPr>
          <w:t xml:space="preserve"> </w:t>
        </w:r>
        <w:proofErr w:type="gramStart"/>
        <w:r w:rsidR="009B0D5E">
          <w:rPr>
            <w:rFonts w:ascii="Cambria" w:hAnsi="Cambria" w:cstheme="minorHAnsi"/>
            <w:sz w:val="24"/>
            <w:szCs w:val="24"/>
          </w:rPr>
          <w:t xml:space="preserve">From the </w:t>
        </w:r>
        <w:r w:rsidR="009378A8">
          <w:rPr>
            <w:rFonts w:ascii="Cambria" w:hAnsi="Cambria" w:cstheme="minorHAnsi"/>
            <w:sz w:val="24"/>
            <w:szCs w:val="24"/>
          </w:rPr>
          <w:t xml:space="preserve">mythology of the </w:t>
        </w:r>
      </w:ins>
      <w:ins w:id="21" w:author="Tyler Frankenberg" w:date="2023-04-06T00:41:00Z">
        <w:r w:rsidR="00693A0D">
          <w:rPr>
            <w:rFonts w:ascii="Cambria" w:hAnsi="Cambria" w:cstheme="minorHAnsi"/>
            <w:sz w:val="24"/>
            <w:szCs w:val="24"/>
          </w:rPr>
          <w:t>19</w:t>
        </w:r>
        <w:r w:rsidR="00693A0D" w:rsidRPr="00693A0D">
          <w:rPr>
            <w:rFonts w:ascii="Cambria" w:hAnsi="Cambria" w:cstheme="minorHAnsi"/>
            <w:sz w:val="24"/>
            <w:szCs w:val="24"/>
            <w:vertAlign w:val="superscript"/>
            <w:rPrChange w:id="22" w:author="Tyler Frankenberg" w:date="2023-04-06T00:41:00Z">
              <w:rPr>
                <w:rFonts w:ascii="Cambria" w:hAnsi="Cambria" w:cstheme="minorHAnsi"/>
                <w:sz w:val="24"/>
                <w:szCs w:val="24"/>
              </w:rPr>
            </w:rPrChange>
          </w:rPr>
          <w:t>th</w:t>
        </w:r>
        <w:r w:rsidR="00693A0D">
          <w:rPr>
            <w:rFonts w:ascii="Cambria" w:hAnsi="Cambria" w:cstheme="minorHAnsi"/>
            <w:sz w:val="24"/>
            <w:szCs w:val="24"/>
          </w:rPr>
          <w:t xml:space="preserve"> century </w:t>
        </w:r>
      </w:ins>
      <w:ins w:id="23" w:author="Tyler Frankenberg" w:date="2023-04-06T00:40:00Z">
        <w:r w:rsidR="009378A8">
          <w:rPr>
            <w:rFonts w:ascii="Cambria" w:hAnsi="Cambria" w:cstheme="minorHAnsi"/>
            <w:sz w:val="24"/>
            <w:szCs w:val="24"/>
          </w:rPr>
          <w:t>frontier,</w:t>
        </w:r>
        <w:proofErr w:type="gramEnd"/>
        <w:r w:rsidR="009378A8">
          <w:rPr>
            <w:rFonts w:ascii="Cambria" w:hAnsi="Cambria" w:cstheme="minorHAnsi"/>
            <w:sz w:val="24"/>
            <w:szCs w:val="24"/>
          </w:rPr>
          <w:t xml:space="preserve"> to </w:t>
        </w:r>
        <w:r w:rsidR="009B0D5E">
          <w:rPr>
            <w:rFonts w:ascii="Cambria" w:hAnsi="Cambria" w:cstheme="minorHAnsi"/>
            <w:i/>
            <w:iCs/>
            <w:sz w:val="24"/>
            <w:szCs w:val="24"/>
          </w:rPr>
          <w:t>The Grapes of Wrath</w:t>
        </w:r>
        <w:r w:rsidR="009378A8">
          <w:rPr>
            <w:rFonts w:ascii="Cambria" w:hAnsi="Cambria" w:cstheme="minorHAnsi"/>
            <w:sz w:val="24"/>
            <w:szCs w:val="24"/>
          </w:rPr>
          <w:t>,</w:t>
        </w:r>
      </w:ins>
      <w:ins w:id="24" w:author="Tyler Frankenberg" w:date="2023-04-06T00:41:00Z">
        <w:r w:rsidR="009378A8">
          <w:rPr>
            <w:rFonts w:ascii="Cambria" w:hAnsi="Cambria" w:cstheme="minorHAnsi"/>
            <w:sz w:val="24"/>
            <w:szCs w:val="24"/>
          </w:rPr>
          <w:t xml:space="preserve"> </w:t>
        </w:r>
      </w:ins>
      <w:ins w:id="25" w:author="Tyler Frankenberg" w:date="2023-04-06T00:44:00Z">
        <w:r w:rsidR="00865FA1">
          <w:rPr>
            <w:rFonts w:ascii="Cambria" w:hAnsi="Cambria" w:cstheme="minorHAnsi"/>
            <w:i/>
            <w:iCs/>
            <w:sz w:val="24"/>
            <w:szCs w:val="24"/>
          </w:rPr>
          <w:t xml:space="preserve">A Raisin in the Sun, </w:t>
        </w:r>
      </w:ins>
      <w:ins w:id="26" w:author="Tyler Frankenberg" w:date="2023-04-06T00:41:00Z">
        <w:r w:rsidR="009378A8">
          <w:rPr>
            <w:rFonts w:ascii="Cambria" w:hAnsi="Cambria" w:cstheme="minorHAnsi"/>
            <w:i/>
            <w:iCs/>
            <w:sz w:val="24"/>
            <w:szCs w:val="24"/>
          </w:rPr>
          <w:t xml:space="preserve">The Beverly </w:t>
        </w:r>
        <w:proofErr w:type="spellStart"/>
        <w:r w:rsidR="009378A8">
          <w:rPr>
            <w:rFonts w:ascii="Cambria" w:hAnsi="Cambria" w:cstheme="minorHAnsi"/>
            <w:i/>
            <w:iCs/>
            <w:sz w:val="24"/>
            <w:szCs w:val="24"/>
          </w:rPr>
          <w:t>Hilbillies</w:t>
        </w:r>
        <w:proofErr w:type="spellEnd"/>
        <w:r w:rsidR="00693A0D">
          <w:rPr>
            <w:rFonts w:ascii="Cambria" w:hAnsi="Cambria" w:cstheme="minorHAnsi"/>
            <w:i/>
            <w:iCs/>
            <w:sz w:val="24"/>
            <w:szCs w:val="24"/>
          </w:rPr>
          <w:t xml:space="preserve">, </w:t>
        </w:r>
      </w:ins>
      <w:ins w:id="27" w:author="Tyler Frankenberg" w:date="2023-04-06T00:43:00Z">
        <w:r w:rsidR="00973697">
          <w:rPr>
            <w:rFonts w:ascii="Cambria" w:hAnsi="Cambria" w:cstheme="minorHAnsi"/>
            <w:sz w:val="24"/>
            <w:szCs w:val="24"/>
          </w:rPr>
          <w:t>and</w:t>
        </w:r>
      </w:ins>
      <w:ins w:id="28" w:author="Tyler Frankenberg" w:date="2023-04-06T00:42:00Z">
        <w:r w:rsidR="00D71852">
          <w:rPr>
            <w:rFonts w:ascii="Cambria" w:hAnsi="Cambria" w:cstheme="minorHAnsi"/>
            <w:sz w:val="24"/>
            <w:szCs w:val="24"/>
          </w:rPr>
          <w:t xml:space="preserve"> HBO’s </w:t>
        </w:r>
        <w:r w:rsidR="00D71852" w:rsidRPr="0057087B">
          <w:rPr>
            <w:rFonts w:ascii="Cambria" w:hAnsi="Cambria" w:cstheme="minorHAnsi"/>
            <w:i/>
            <w:iCs/>
            <w:sz w:val="24"/>
            <w:szCs w:val="24"/>
          </w:rPr>
          <w:t>Girls</w:t>
        </w:r>
        <w:r w:rsidR="0057087B">
          <w:rPr>
            <w:rFonts w:ascii="Cambria" w:hAnsi="Cambria" w:cstheme="minorHAnsi"/>
            <w:i/>
            <w:iCs/>
            <w:sz w:val="24"/>
            <w:szCs w:val="24"/>
          </w:rPr>
          <w:t xml:space="preserve">, </w:t>
        </w:r>
        <w:r w:rsidR="0057087B">
          <w:rPr>
            <w:rFonts w:ascii="Cambria" w:hAnsi="Cambria" w:cstheme="minorHAnsi"/>
            <w:sz w:val="24"/>
            <w:szCs w:val="24"/>
          </w:rPr>
          <w:t xml:space="preserve">our </w:t>
        </w:r>
      </w:ins>
      <w:ins w:id="29" w:author="Tyler Frankenberg" w:date="2023-04-06T00:43:00Z">
        <w:r w:rsidR="00973697">
          <w:rPr>
            <w:rFonts w:ascii="Cambria" w:hAnsi="Cambria" w:cstheme="minorHAnsi"/>
            <w:sz w:val="24"/>
            <w:szCs w:val="24"/>
          </w:rPr>
          <w:t>shared identity has been shaped by th</w:t>
        </w:r>
      </w:ins>
      <w:ins w:id="30" w:author="Tyler Frankenberg" w:date="2023-04-06T00:44:00Z">
        <w:r w:rsidR="00B358CC">
          <w:rPr>
            <w:rFonts w:ascii="Cambria" w:hAnsi="Cambria" w:cstheme="minorHAnsi"/>
            <w:sz w:val="24"/>
            <w:szCs w:val="24"/>
          </w:rPr>
          <w:t xml:space="preserve">ose who’ve left one </w:t>
        </w:r>
      </w:ins>
      <w:ins w:id="31" w:author="Tyler Frankenberg" w:date="2023-04-06T00:45:00Z">
        <w:r w:rsidR="00DC65A4">
          <w:rPr>
            <w:rFonts w:ascii="Cambria" w:hAnsi="Cambria" w:cstheme="minorHAnsi"/>
            <w:sz w:val="24"/>
            <w:szCs w:val="24"/>
          </w:rPr>
          <w:t>American place to pursue the</w:t>
        </w:r>
      </w:ins>
      <w:ins w:id="32" w:author="Tyler Frankenberg" w:date="2023-04-06T00:46:00Z">
        <w:r w:rsidR="00B679F2">
          <w:rPr>
            <w:rFonts w:ascii="Cambria" w:hAnsi="Cambria" w:cstheme="minorHAnsi"/>
            <w:sz w:val="24"/>
            <w:szCs w:val="24"/>
          </w:rPr>
          <w:t>ir American D</w:t>
        </w:r>
      </w:ins>
      <w:ins w:id="33" w:author="Tyler Frankenberg" w:date="2023-04-06T00:45:00Z">
        <w:r w:rsidR="00DC65A4">
          <w:rPr>
            <w:rFonts w:ascii="Cambria" w:hAnsi="Cambria" w:cstheme="minorHAnsi"/>
            <w:sz w:val="24"/>
            <w:szCs w:val="24"/>
          </w:rPr>
          <w:t>ream in another.</w:t>
        </w:r>
      </w:ins>
    </w:p>
    <w:p w14:paraId="006CC9B4" w14:textId="2E508616" w:rsidR="0002304D" w:rsidRDefault="0002304D" w:rsidP="0002304D">
      <w:pPr>
        <w:pStyle w:val="NoSpacing"/>
        <w:ind w:firstLine="360"/>
        <w:rPr>
          <w:ins w:id="34" w:author="Tyler Frankenberg" w:date="2023-04-06T00:54:00Z"/>
          <w:rFonts w:ascii="Cambria" w:hAnsi="Cambria" w:cstheme="minorHAnsi"/>
          <w:sz w:val="24"/>
          <w:szCs w:val="24"/>
        </w:rPr>
      </w:pPr>
      <w:ins w:id="35" w:author="Tyler Frankenberg" w:date="2023-04-06T00:47:00Z">
        <w:r>
          <w:rPr>
            <w:rFonts w:ascii="Cambria" w:hAnsi="Cambria" w:cstheme="minorHAnsi"/>
            <w:sz w:val="24"/>
            <w:szCs w:val="24"/>
          </w:rPr>
          <w:t xml:space="preserve">And yet, </w:t>
        </w:r>
        <w:r w:rsidR="00561F47">
          <w:rPr>
            <w:rFonts w:ascii="Cambria" w:hAnsi="Cambria" w:cstheme="minorHAnsi"/>
            <w:sz w:val="24"/>
            <w:szCs w:val="24"/>
          </w:rPr>
          <w:t>by</w:t>
        </w:r>
      </w:ins>
      <w:moveToRangeStart w:id="36" w:author="Tyler Frankenberg" w:date="2023-04-06T00:47:00Z" w:name="move131634492"/>
      <w:moveTo w:id="37" w:author="Tyler Frankenberg" w:date="2023-04-06T00:47:00Z">
        <w:del w:id="38" w:author="Tyler Frankenberg" w:date="2023-04-06T00:47:00Z">
          <w:r w:rsidR="00561F47" w:rsidRPr="008A021A" w:rsidDel="00561F47">
            <w:rPr>
              <w:rFonts w:ascii="Cambria" w:hAnsi="Cambria" w:cstheme="minorHAnsi"/>
              <w:sz w:val="24"/>
              <w:szCs w:val="24"/>
            </w:rPr>
            <w:delText>By</w:delText>
          </w:r>
        </w:del>
        <w:r w:rsidR="00561F47" w:rsidRPr="008A021A">
          <w:rPr>
            <w:rFonts w:ascii="Cambria" w:hAnsi="Cambria" w:cstheme="minorHAnsi"/>
            <w:sz w:val="24"/>
            <w:szCs w:val="24"/>
          </w:rPr>
          <w:t xml:space="preserve"> all empirical accounts, the rate of internal migration of individuals between regions in the United States has been in slow but steady decline since 1980 following decades of consistent growth </w:t>
        </w:r>
        <w:r w:rsidR="00561F47" w:rsidRPr="008A021A">
          <w:rPr>
            <w:rFonts w:ascii="Cambria" w:hAnsi="Cambria" w:cstheme="minorHAnsi"/>
            <w:sz w:val="24"/>
            <w:szCs w:val="24"/>
          </w:rPr>
          <w:fldChar w:fldCharType="begin"/>
        </w:r>
        <w:r w:rsidR="00561F47" w:rsidRPr="008A021A">
          <w:rPr>
            <w:rFonts w:ascii="Cambria" w:hAnsi="Cambria" w:cstheme="minorHAnsi"/>
            <w:sz w:val="24"/>
            <w:szCs w:val="24"/>
          </w:rPr>
          <w:instrText xml:space="preserve"> ADDIN ZOTERO_ITEM CSL_CITATION {"citationID":"a1osgjeotjf","properties":{"formattedCitation":"(Bishop, 2009; Molloy et al., 2011; Moretti, 2012)","plainCitation":"(Bishop, 2009; Molloy et al., 2011; Moretti, 2012)","noteIndex":0},"citationItems":[{"id":44,"uris":["http://zotero.org/users/834041/items/9ZCVHMVL"],"itemData":{"id":44,"type":"book","abstract":"The award-winning journalist reveals the untold story of why America is so culturally and politically divided in this groundbreaking book.   Armed with startling demographic data, Bill Bishop demonstrates how Americans have spent decades sorting themselves into alarmingly homogeneous communities—not by region or by state, but by city and neighborhood. With ever-increasing specificity, we choose the communities and media that are compatible with our lifestyles and beliefs. The result is a country that has become so ideologically inbred that people don't know and can't understand those who live just a few miles away. In The Big Sort, Bishop explores how this phenomenon came to be, and its dire implications for our country. He begins with stories about how we live today and then draws on history, economics, and our changing political landscape to create one of the most compelling big-picture accounts of America in recent memory.","ISBN":"978-0-547-52519-8","language":"en","note":"Google-Books-ID: 5q_qDwAAQBAJ","number-of-pages":"464","publisher":"Houghton Mifflin Harcourt","source":"Google Books","title":"The Big Sort: Why the Clustering of Like-Minded America Is Tearing Us Apart","title-short":"The Big Sort","author":[{"family":"Bishop","given":"Bill"}],"issued":{"date-parts":[["2009",5,11]]}}},{"id":48,"uris":["http://zotero.org/users/834041/items/PZMCX9KJ"],"itemData":{"id":48,"type":"article-journal","abstract":"This paper examines the history of internal migration in the United States since the 1980s. By most measures, internal migration in the United States is at a 30-year low. The widespread decline in migration rates across a large number of subpopulations suggests that broad-based economic forces are likely responsible for the decrease. An obvious question is the extent to which the recent housing market contraction and the recession may have caused this downward trend in migration: after all, relocation activity often involves both housing market activity and changes in employment. However, we find relatively small roles for both of these cyclical factors. While we will suggest a few other possible explanations for the recent decrease in migration, the puzzle remains. Finally, we compare U.S. migration to other developed countries. Despite the steady decline in U.S. migration, the commonly held belief that Americans are more mobile than their European counterparts still appears to hold true.","container-title":"Journal of Economic Perspectives","DOI":"10.1257/jep.25.3.173","ISSN":"0895-3309","issue":"3","journalAbbreviation":"Journal of Economic Perspectives","language":"en","page":"173-196","source":"DOI.org (Crossref)","title":"Internal Migration in the United States","volume":"25","author":[{"family":"Molloy","given":"Raven"},{"family":"Smith","given":"Christopher L"},{"family":"Wozniak","given":"Abigail"}],"issued":{"date-parts":[["2011",8,1]]}}},{"id":72,"uris":["http://zotero.org/users/834041/items/YFFRAFUL"],"itemData":{"id":72,"type":"book","abstract":"From a rising young economist, an examination of innovation and success, and where to find them in America. An unprecedented redistribution of jobs, population, and wealth is under way in America, and it is likely to accelerate in the years to come. America's new economic map shows growing differences, not just between people but especially between communities. In this important and persuasive book, U.C. Berkeley economist Enrico Moretti provides a fresh perspective on the tectonic shifts that are reshaping America's labor market--from globalization and income inequality to immigration and technological progress--and how these shifts are affecting our communities. Drawing on a wealth of stimulating new studies, Moretti uncovers what smart policies may be appropriate to address the social challenges that are arising. We're used to thinking of the United States in dichotomous terms: red versus blue, black versus white, haves versus have-nots. But today there are \"three\" Americas. At one extreme are the brain hubs--cities like San Francisco, Boston, Austin, and Durham--with a well-educated labor force and a strong innovation sector. Their workers are among the most productive, creative, and best paid on the planet. At the other extreme are cities once dominated by traditional manufacturing, which are declining rapidly, losing jobs and residents. In the middle are a number of cities that could go either way. For the past thirty years, the three Americas have been growing apart at an accelerating rate. This divergence is one the most important recent developments in the United States and is causing growing geographic disparities is all other aspects of our lives, from health and longevity to family stability and political engagement. But the winners and losers aren't necessarily who you'd expect. Moretti's groundbreaking research shows that you don't have to be a scientist or an engineer to thrive in one of these brain hubs. Among the beneficiaries are the workers who support the \"idea-creators\"--the carpenters, hair stylists, personal trainers, lawyers, doctors, teachers and the like. In fact, Moretti has shown that for every new innovation job in a city, five additional non-innovation jobs are created, and those workers earn higher salaries than their counterparts in other cities. It wasn't supposed to be this way. As the global economy shifted from manufacturing to innovation, geography was supposed to matter less. But the pundits were wrong. A new map is being drawn--the inevitable result of deep-seated but rarely discussed economic forces. These trends are reshaping the very fabric of our society. Dealing with this split--supporting growth in the hubs while arresting the decline elsewhere--will be the challenge of the century, and</w:instrText>
        </w:r>
        <w:r w:rsidR="00561F47" w:rsidRPr="008A021A">
          <w:rPr>
            <w:rFonts w:ascii="Cambria" w:eastAsia="MS Gothic" w:hAnsi="Cambria" w:cs="MS Gothic"/>
            <w:sz w:val="24"/>
            <w:szCs w:val="24"/>
          </w:rPr>
          <w:instrText xml:space="preserve">　</w:instrText>
        </w:r>
        <w:r w:rsidR="00561F47" w:rsidRPr="008A021A">
          <w:rPr>
            <w:rFonts w:ascii="Cambria" w:hAnsi="Cambria" w:cstheme="minorHAnsi"/>
            <w:sz w:val="24"/>
            <w:szCs w:val="24"/>
          </w:rPr>
          <w:instrText>\"The New Geography of Jobs\"</w:instrText>
        </w:r>
        <w:r w:rsidR="00561F47" w:rsidRPr="008A021A">
          <w:rPr>
            <w:rFonts w:ascii="Cambria" w:eastAsia="MS Gothic" w:hAnsi="Cambria" w:cs="MS Gothic"/>
            <w:sz w:val="24"/>
            <w:szCs w:val="24"/>
          </w:rPr>
          <w:instrText xml:space="preserve">　</w:instrText>
        </w:r>
        <w:r w:rsidR="00561F47" w:rsidRPr="008A021A">
          <w:rPr>
            <w:rFonts w:ascii="Cambria" w:hAnsi="Cambria" w:cstheme="minorHAnsi"/>
            <w:sz w:val="24"/>
            <w:szCs w:val="24"/>
          </w:rPr>
          <w:instrText xml:space="preserve">lights the way.","ISBN":"978-0-547-75011-8","language":"en","note":"Google-Books-ID: br0S54w0u_sC","number-of-pages":"310","publisher":"Houghton Mifflin Harcourt","source":"Google Books","title":"The New Geography of Jobs","author":[{"family":"Moretti","given":"Enrico"}],"issued":{"date-parts":[["2012"]]}}}],"schema":"https://github.com/citation-style-language/schema/raw/master/csl-citation.json"} </w:instrText>
        </w:r>
        <w:r w:rsidR="00561F47" w:rsidRPr="008A021A">
          <w:rPr>
            <w:rFonts w:ascii="Cambria" w:hAnsi="Cambria" w:cstheme="minorHAnsi"/>
            <w:sz w:val="24"/>
            <w:szCs w:val="24"/>
          </w:rPr>
          <w:fldChar w:fldCharType="separate"/>
        </w:r>
        <w:r w:rsidR="00561F47" w:rsidRPr="008A021A">
          <w:rPr>
            <w:rFonts w:ascii="Cambria" w:hAnsi="Cambria" w:cs="Times New Roman"/>
            <w:sz w:val="24"/>
            <w:szCs w:val="24"/>
          </w:rPr>
          <w:t>(Bishop, 2009; Molloy et al., 2011; Moretti, 2012)</w:t>
        </w:r>
        <w:r w:rsidR="00561F47" w:rsidRPr="008A021A">
          <w:rPr>
            <w:rFonts w:ascii="Cambria" w:hAnsi="Cambria" w:cstheme="minorHAnsi"/>
            <w:sz w:val="24"/>
            <w:szCs w:val="24"/>
          </w:rPr>
          <w:fldChar w:fldCharType="end"/>
        </w:r>
        <w:r w:rsidR="00561F47" w:rsidRPr="008A021A">
          <w:rPr>
            <w:rFonts w:ascii="Cambria" w:hAnsi="Cambria" w:cstheme="minorHAnsi"/>
            <w:sz w:val="24"/>
            <w:szCs w:val="24"/>
          </w:rPr>
          <w:t xml:space="preserve">.  </w:t>
        </w:r>
      </w:moveTo>
      <w:moveToRangeEnd w:id="36"/>
      <w:ins w:id="39" w:author="Tyler Frankenberg" w:date="2023-04-06T00:48:00Z">
        <w:r w:rsidR="00627259">
          <w:rPr>
            <w:rFonts w:ascii="Cambria" w:hAnsi="Cambria" w:cstheme="minorHAnsi"/>
            <w:sz w:val="24"/>
            <w:szCs w:val="24"/>
          </w:rPr>
          <w:t xml:space="preserve">The </w:t>
        </w:r>
      </w:ins>
      <w:ins w:id="40" w:author="Tyler Frankenberg" w:date="2023-04-06T00:50:00Z">
        <w:r w:rsidR="00271558">
          <w:rPr>
            <w:rFonts w:ascii="Cambria" w:hAnsi="Cambria" w:cstheme="minorHAnsi"/>
            <w:sz w:val="24"/>
            <w:szCs w:val="24"/>
          </w:rPr>
          <w:t xml:space="preserve">patterns that </w:t>
        </w:r>
      </w:ins>
      <w:ins w:id="41" w:author="Tyler Frankenberg" w:date="2023-04-06T00:51:00Z">
        <w:r w:rsidR="00D92393">
          <w:rPr>
            <w:rFonts w:ascii="Cambria" w:hAnsi="Cambria" w:cstheme="minorHAnsi"/>
            <w:sz w:val="24"/>
            <w:szCs w:val="24"/>
          </w:rPr>
          <w:t xml:space="preserve">have long </w:t>
        </w:r>
      </w:ins>
      <w:ins w:id="42" w:author="Tyler Frankenberg" w:date="2023-04-06T00:50:00Z">
        <w:r w:rsidR="00271558">
          <w:rPr>
            <w:rFonts w:ascii="Cambria" w:hAnsi="Cambria" w:cstheme="minorHAnsi"/>
            <w:sz w:val="24"/>
            <w:szCs w:val="24"/>
          </w:rPr>
          <w:t>inform</w:t>
        </w:r>
      </w:ins>
      <w:ins w:id="43" w:author="Tyler Frankenberg" w:date="2023-04-06T00:51:00Z">
        <w:r w:rsidR="00D92393">
          <w:rPr>
            <w:rFonts w:ascii="Cambria" w:hAnsi="Cambria" w:cstheme="minorHAnsi"/>
            <w:sz w:val="24"/>
            <w:szCs w:val="24"/>
          </w:rPr>
          <w:t>ed</w:t>
        </w:r>
      </w:ins>
      <w:ins w:id="44" w:author="Tyler Frankenberg" w:date="2023-04-06T00:50:00Z">
        <w:r w:rsidR="00271558">
          <w:rPr>
            <w:rFonts w:ascii="Cambria" w:hAnsi="Cambria" w:cstheme="minorHAnsi"/>
            <w:sz w:val="24"/>
            <w:szCs w:val="24"/>
          </w:rPr>
          <w:t xml:space="preserve"> our collective understanding </w:t>
        </w:r>
      </w:ins>
      <w:ins w:id="45" w:author="Tyler Frankenberg" w:date="2023-04-06T00:51:00Z">
        <w:r w:rsidR="00813AD1">
          <w:rPr>
            <w:rFonts w:ascii="Cambria" w:hAnsi="Cambria" w:cstheme="minorHAnsi"/>
            <w:sz w:val="24"/>
            <w:szCs w:val="24"/>
          </w:rPr>
          <w:t>both of ‘who lives where</w:t>
        </w:r>
        <w:r w:rsidR="00D92393">
          <w:rPr>
            <w:rFonts w:ascii="Cambria" w:hAnsi="Cambria" w:cstheme="minorHAnsi"/>
            <w:sz w:val="24"/>
            <w:szCs w:val="24"/>
          </w:rPr>
          <w:t xml:space="preserve">’ and </w:t>
        </w:r>
        <w:r w:rsidR="00376E78">
          <w:rPr>
            <w:rFonts w:ascii="Cambria" w:hAnsi="Cambria" w:cstheme="minorHAnsi"/>
            <w:sz w:val="24"/>
            <w:szCs w:val="24"/>
          </w:rPr>
          <w:t>the freedom with which we might mov</w:t>
        </w:r>
      </w:ins>
      <w:ins w:id="46" w:author="Tyler Frankenberg" w:date="2023-04-06T00:52:00Z">
        <w:r w:rsidR="00376E78">
          <w:rPr>
            <w:rFonts w:ascii="Cambria" w:hAnsi="Cambria" w:cstheme="minorHAnsi"/>
            <w:sz w:val="24"/>
            <w:szCs w:val="24"/>
          </w:rPr>
          <w:t>e about the country have been changing dramatically over the course of several generations.</w:t>
        </w:r>
      </w:ins>
    </w:p>
    <w:p w14:paraId="6234C49E" w14:textId="412ACFE1" w:rsidR="0027426E" w:rsidRDefault="009C7AC5" w:rsidP="009C7AC5">
      <w:pPr>
        <w:pStyle w:val="NoSpacing"/>
        <w:rPr>
          <w:ins w:id="47" w:author="Tyler Frankenberg" w:date="2023-04-06T00:45:00Z"/>
          <w:rFonts w:ascii="Cambria" w:hAnsi="Cambria" w:cstheme="minorHAnsi"/>
          <w:sz w:val="24"/>
          <w:szCs w:val="24"/>
        </w:rPr>
        <w:pPrChange w:id="48" w:author="Tyler Frankenberg" w:date="2023-04-06T00:55:00Z">
          <w:pPr>
            <w:pStyle w:val="NoSpacing"/>
            <w:ind w:firstLine="360"/>
          </w:pPr>
        </w:pPrChange>
      </w:pPr>
      <w:ins w:id="49" w:author="Tyler Frankenberg" w:date="2023-04-06T00:55:00Z">
        <w:r>
          <w:rPr>
            <w:rFonts w:ascii="Cambria" w:hAnsi="Cambria" w:cstheme="minorHAnsi"/>
            <w:sz w:val="24"/>
            <w:szCs w:val="24"/>
          </w:rPr>
          <w:t xml:space="preserve">       </w:t>
        </w:r>
        <w:r w:rsidR="00371219">
          <w:rPr>
            <w:rFonts w:ascii="Cambria" w:hAnsi="Cambria" w:cstheme="minorHAnsi"/>
            <w:sz w:val="24"/>
            <w:szCs w:val="24"/>
          </w:rPr>
          <w:t xml:space="preserve">Central to the </w:t>
        </w:r>
      </w:ins>
      <w:ins w:id="50" w:author="Tyler Frankenberg" w:date="2023-04-06T00:56:00Z">
        <w:r w:rsidR="00371219">
          <w:rPr>
            <w:rFonts w:ascii="Cambria" w:hAnsi="Cambria" w:cstheme="minorHAnsi"/>
            <w:sz w:val="24"/>
            <w:szCs w:val="24"/>
          </w:rPr>
          <w:t xml:space="preserve">discourse on this change has been the </w:t>
        </w:r>
      </w:ins>
      <w:ins w:id="51" w:author="Tyler Frankenberg" w:date="2023-04-06T01:01:00Z">
        <w:r w:rsidR="00BF04D1">
          <w:rPr>
            <w:rFonts w:ascii="Cambria" w:hAnsi="Cambria" w:cstheme="minorHAnsi"/>
            <w:sz w:val="24"/>
            <w:szCs w:val="24"/>
          </w:rPr>
          <w:t>changing place of</w:t>
        </w:r>
      </w:ins>
      <w:ins w:id="52" w:author="Tyler Frankenberg" w:date="2023-04-06T00:56:00Z">
        <w:r w:rsidR="00371219">
          <w:rPr>
            <w:rFonts w:ascii="Cambria" w:hAnsi="Cambria" w:cstheme="minorHAnsi"/>
            <w:sz w:val="24"/>
            <w:szCs w:val="24"/>
          </w:rPr>
          <w:t xml:space="preserve"> cities.  </w:t>
        </w:r>
        <w:r w:rsidR="000A6F1A">
          <w:rPr>
            <w:rFonts w:ascii="Cambria" w:hAnsi="Cambria" w:cstheme="minorHAnsi"/>
            <w:sz w:val="24"/>
            <w:szCs w:val="24"/>
          </w:rPr>
          <w:t>For most of our nation’s history, cities</w:t>
        </w:r>
      </w:ins>
      <w:ins w:id="53" w:author="Tyler Frankenberg" w:date="2023-04-06T01:01:00Z">
        <w:r w:rsidR="00BF04D1">
          <w:rPr>
            <w:rFonts w:ascii="Cambria" w:hAnsi="Cambria" w:cstheme="minorHAnsi"/>
            <w:sz w:val="24"/>
            <w:szCs w:val="24"/>
          </w:rPr>
          <w:t xml:space="preserve"> </w:t>
        </w:r>
      </w:ins>
      <w:ins w:id="54" w:author="Tyler Frankenberg" w:date="2023-04-06T00:56:00Z">
        <w:r w:rsidR="000A6F1A">
          <w:rPr>
            <w:rFonts w:ascii="Cambria" w:hAnsi="Cambria" w:cstheme="minorHAnsi"/>
            <w:sz w:val="24"/>
            <w:szCs w:val="24"/>
          </w:rPr>
          <w:t xml:space="preserve">have served as </w:t>
        </w:r>
        <w:r w:rsidR="002B2AC9">
          <w:rPr>
            <w:rFonts w:ascii="Cambria" w:hAnsi="Cambria" w:cstheme="minorHAnsi"/>
            <w:sz w:val="24"/>
            <w:szCs w:val="24"/>
          </w:rPr>
          <w:t xml:space="preserve">magnets for </w:t>
        </w:r>
      </w:ins>
      <w:ins w:id="55" w:author="Tyler Frankenberg" w:date="2023-04-06T00:57:00Z">
        <w:r w:rsidR="002B2AC9">
          <w:rPr>
            <w:rFonts w:ascii="Cambria" w:hAnsi="Cambria" w:cstheme="minorHAnsi"/>
            <w:sz w:val="24"/>
            <w:szCs w:val="24"/>
          </w:rPr>
          <w:t xml:space="preserve">the upwardly mobile, attracting migrants from rural areas </w:t>
        </w:r>
        <w:r w:rsidR="00B23D64">
          <w:rPr>
            <w:rFonts w:ascii="Cambria" w:hAnsi="Cambria" w:cstheme="minorHAnsi"/>
            <w:sz w:val="24"/>
            <w:szCs w:val="24"/>
          </w:rPr>
          <w:t>to leave behind pastoral agrarian life and join the</w:t>
        </w:r>
      </w:ins>
      <w:ins w:id="56" w:author="Tyler Frankenberg" w:date="2023-04-06T00:58:00Z">
        <w:r w:rsidR="00B23D64">
          <w:rPr>
            <w:rFonts w:ascii="Cambria" w:hAnsi="Cambria" w:cstheme="minorHAnsi"/>
            <w:sz w:val="24"/>
            <w:szCs w:val="24"/>
          </w:rPr>
          <w:t xml:space="preserve"> </w:t>
        </w:r>
        <w:r w:rsidR="0051572A">
          <w:rPr>
            <w:rFonts w:ascii="Cambria" w:hAnsi="Cambria" w:cstheme="minorHAnsi"/>
            <w:sz w:val="24"/>
            <w:szCs w:val="24"/>
          </w:rPr>
          <w:t xml:space="preserve">booming industrial economy on which the </w:t>
        </w:r>
        <w:r w:rsidR="008651AC">
          <w:rPr>
            <w:rFonts w:ascii="Cambria" w:hAnsi="Cambria" w:cstheme="minorHAnsi"/>
            <w:sz w:val="24"/>
            <w:szCs w:val="24"/>
          </w:rPr>
          <w:t>prosperity of the post-WWII period was built.  Yet</w:t>
        </w:r>
      </w:ins>
      <w:ins w:id="57" w:author="Tyler Frankenberg" w:date="2023-04-06T00:59:00Z">
        <w:r w:rsidR="008651AC">
          <w:rPr>
            <w:rFonts w:ascii="Cambria" w:hAnsi="Cambria" w:cstheme="minorHAnsi"/>
            <w:sz w:val="24"/>
            <w:szCs w:val="24"/>
          </w:rPr>
          <w:t xml:space="preserve"> the emergence of new </w:t>
        </w:r>
        <w:r w:rsidR="00AE0CBE">
          <w:rPr>
            <w:rFonts w:ascii="Cambria" w:hAnsi="Cambria" w:cstheme="minorHAnsi"/>
            <w:sz w:val="24"/>
            <w:szCs w:val="24"/>
          </w:rPr>
          <w:t xml:space="preserve">technologies for </w:t>
        </w:r>
      </w:ins>
      <w:ins w:id="58" w:author="Tyler Frankenberg" w:date="2023-04-06T01:00:00Z">
        <w:r w:rsidR="00782237">
          <w:rPr>
            <w:rFonts w:ascii="Cambria" w:hAnsi="Cambria" w:cstheme="minorHAnsi"/>
            <w:sz w:val="24"/>
            <w:szCs w:val="24"/>
          </w:rPr>
          <w:t xml:space="preserve">industrial </w:t>
        </w:r>
      </w:ins>
      <w:ins w:id="59" w:author="Tyler Frankenberg" w:date="2023-04-06T00:59:00Z">
        <w:r w:rsidR="00AE0CBE">
          <w:rPr>
            <w:rFonts w:ascii="Cambria" w:hAnsi="Cambria" w:cstheme="minorHAnsi"/>
            <w:sz w:val="24"/>
            <w:szCs w:val="24"/>
          </w:rPr>
          <w:t xml:space="preserve">automation and the </w:t>
        </w:r>
        <w:r w:rsidR="00132B9D">
          <w:rPr>
            <w:rFonts w:ascii="Cambria" w:hAnsi="Cambria" w:cstheme="minorHAnsi"/>
            <w:sz w:val="24"/>
            <w:szCs w:val="24"/>
          </w:rPr>
          <w:t xml:space="preserve">connection of our urban centers to a wider global economy </w:t>
        </w:r>
      </w:ins>
      <w:ins w:id="60" w:author="Tyler Frankenberg" w:date="2023-04-06T01:00:00Z">
        <w:r w:rsidR="00782237">
          <w:rPr>
            <w:rFonts w:ascii="Cambria" w:hAnsi="Cambria" w:cstheme="minorHAnsi"/>
            <w:sz w:val="24"/>
            <w:szCs w:val="24"/>
          </w:rPr>
          <w:t>changed the</w:t>
        </w:r>
      </w:ins>
      <w:ins w:id="61" w:author="Tyler Frankenberg" w:date="2023-04-06T01:01:00Z">
        <w:r w:rsidR="00D85F6A">
          <w:rPr>
            <w:rFonts w:ascii="Cambria" w:hAnsi="Cambria" w:cstheme="minorHAnsi"/>
            <w:sz w:val="24"/>
            <w:szCs w:val="24"/>
          </w:rPr>
          <w:t xml:space="preserve"> dynamics of who moved to cities, who left them, and which cities and regions prospered.  </w:t>
        </w:r>
      </w:ins>
      <w:ins w:id="62" w:author="Tyler Frankenberg" w:date="2023-04-06T01:02:00Z">
        <w:r w:rsidR="00FB5CD6">
          <w:rPr>
            <w:rFonts w:ascii="Cambria" w:hAnsi="Cambria" w:cstheme="minorHAnsi"/>
            <w:sz w:val="24"/>
            <w:szCs w:val="24"/>
          </w:rPr>
          <w:t>As Florida</w:t>
        </w:r>
        <w:r w:rsidR="00AC5536">
          <w:rPr>
            <w:rFonts w:ascii="Cambria" w:hAnsi="Cambria" w:cstheme="minorHAnsi"/>
            <w:sz w:val="24"/>
            <w:szCs w:val="24"/>
          </w:rPr>
          <w:t xml:space="preserve"> (2019)</w:t>
        </w:r>
        <w:r w:rsidR="00FB5CD6">
          <w:rPr>
            <w:rFonts w:ascii="Cambria" w:hAnsi="Cambria" w:cstheme="minorHAnsi"/>
            <w:sz w:val="24"/>
            <w:szCs w:val="24"/>
          </w:rPr>
          <w:t>, Bishop</w:t>
        </w:r>
        <w:r w:rsidR="00AC5536">
          <w:rPr>
            <w:rFonts w:ascii="Cambria" w:hAnsi="Cambria" w:cstheme="minorHAnsi"/>
            <w:sz w:val="24"/>
            <w:szCs w:val="24"/>
          </w:rPr>
          <w:t xml:space="preserve"> (2009)</w:t>
        </w:r>
        <w:r w:rsidR="00FB5CD6">
          <w:rPr>
            <w:rFonts w:ascii="Cambria" w:hAnsi="Cambria" w:cstheme="minorHAnsi"/>
            <w:sz w:val="24"/>
            <w:szCs w:val="24"/>
          </w:rPr>
          <w:t>, and Moretti</w:t>
        </w:r>
        <w:r w:rsidR="00AC5536">
          <w:rPr>
            <w:rFonts w:ascii="Cambria" w:hAnsi="Cambria" w:cstheme="minorHAnsi"/>
            <w:sz w:val="24"/>
            <w:szCs w:val="24"/>
          </w:rPr>
          <w:t xml:space="preserve"> (</w:t>
        </w:r>
      </w:ins>
      <w:ins w:id="63" w:author="Tyler Frankenberg" w:date="2023-04-06T01:03:00Z">
        <w:r w:rsidR="00AC5536">
          <w:rPr>
            <w:rFonts w:ascii="Cambria" w:hAnsi="Cambria" w:cstheme="minorHAnsi"/>
            <w:sz w:val="24"/>
            <w:szCs w:val="24"/>
          </w:rPr>
          <w:t>2012)</w:t>
        </w:r>
      </w:ins>
      <w:ins w:id="64" w:author="Tyler Frankenberg" w:date="2023-04-06T01:02:00Z">
        <w:r w:rsidR="00FB5CD6">
          <w:rPr>
            <w:rFonts w:ascii="Cambria" w:hAnsi="Cambria" w:cstheme="minorHAnsi"/>
            <w:sz w:val="24"/>
            <w:szCs w:val="24"/>
          </w:rPr>
          <w:t xml:space="preserve"> wr</w:t>
        </w:r>
      </w:ins>
      <w:ins w:id="65" w:author="Tyler Frankenberg" w:date="2023-04-06T01:03:00Z">
        <w:r w:rsidR="00AC5536">
          <w:rPr>
            <w:rFonts w:ascii="Cambria" w:hAnsi="Cambria" w:cstheme="minorHAnsi"/>
            <w:sz w:val="24"/>
            <w:szCs w:val="24"/>
          </w:rPr>
          <w:t xml:space="preserve">ote in </w:t>
        </w:r>
        <w:r w:rsidR="00954E88">
          <w:rPr>
            <w:rFonts w:ascii="Cambria" w:hAnsi="Cambria" w:cstheme="minorHAnsi"/>
            <w:sz w:val="24"/>
            <w:szCs w:val="24"/>
          </w:rPr>
          <w:t xml:space="preserve">the first wave of reckoning with the new dynamics of </w:t>
        </w:r>
      </w:ins>
      <w:ins w:id="66" w:author="Tyler Frankenberg" w:date="2023-04-06T01:04:00Z">
        <w:r w:rsidR="008E6E43">
          <w:rPr>
            <w:rFonts w:ascii="Cambria" w:hAnsi="Cambria" w:cstheme="minorHAnsi"/>
            <w:sz w:val="24"/>
            <w:szCs w:val="24"/>
          </w:rPr>
          <w:t>21</w:t>
        </w:r>
        <w:r w:rsidR="008E6E43" w:rsidRPr="008E6E43">
          <w:rPr>
            <w:rFonts w:ascii="Cambria" w:hAnsi="Cambria" w:cstheme="minorHAnsi"/>
            <w:sz w:val="24"/>
            <w:szCs w:val="24"/>
            <w:vertAlign w:val="superscript"/>
            <w:rPrChange w:id="67" w:author="Tyler Frankenberg" w:date="2023-04-06T01:04:00Z">
              <w:rPr>
                <w:rFonts w:ascii="Cambria" w:hAnsi="Cambria" w:cstheme="minorHAnsi"/>
                <w:sz w:val="24"/>
                <w:szCs w:val="24"/>
              </w:rPr>
            </w:rPrChange>
          </w:rPr>
          <w:t>st</w:t>
        </w:r>
        <w:r w:rsidR="008E6E43">
          <w:rPr>
            <w:rFonts w:ascii="Cambria" w:hAnsi="Cambria" w:cstheme="minorHAnsi"/>
            <w:sz w:val="24"/>
            <w:szCs w:val="24"/>
          </w:rPr>
          <w:t xml:space="preserve"> century human geography, </w:t>
        </w:r>
        <w:r w:rsidR="001C78C0">
          <w:rPr>
            <w:rFonts w:ascii="Cambria" w:hAnsi="Cambria" w:cstheme="minorHAnsi"/>
            <w:sz w:val="24"/>
            <w:szCs w:val="24"/>
          </w:rPr>
          <w:t>the transition of our economy from industrial to service oriented in the last two decades of the 20</w:t>
        </w:r>
        <w:r w:rsidR="001C78C0" w:rsidRPr="001C78C0">
          <w:rPr>
            <w:rFonts w:ascii="Cambria" w:hAnsi="Cambria" w:cstheme="minorHAnsi"/>
            <w:sz w:val="24"/>
            <w:szCs w:val="24"/>
            <w:vertAlign w:val="superscript"/>
            <w:rPrChange w:id="68" w:author="Tyler Frankenberg" w:date="2023-04-06T01:04:00Z">
              <w:rPr>
                <w:rFonts w:ascii="Cambria" w:hAnsi="Cambria" w:cstheme="minorHAnsi"/>
                <w:sz w:val="24"/>
                <w:szCs w:val="24"/>
              </w:rPr>
            </w:rPrChange>
          </w:rPr>
          <w:t>th</w:t>
        </w:r>
        <w:r w:rsidR="001C78C0">
          <w:rPr>
            <w:rFonts w:ascii="Cambria" w:hAnsi="Cambria" w:cstheme="minorHAnsi"/>
            <w:sz w:val="24"/>
            <w:szCs w:val="24"/>
          </w:rPr>
          <w:t xml:space="preserve"> century had m</w:t>
        </w:r>
        <w:r w:rsidR="002A1D67">
          <w:rPr>
            <w:rFonts w:ascii="Cambria" w:hAnsi="Cambria" w:cstheme="minorHAnsi"/>
            <w:sz w:val="24"/>
            <w:szCs w:val="24"/>
          </w:rPr>
          <w:t>ade citie</w:t>
        </w:r>
      </w:ins>
      <w:ins w:id="69" w:author="Tyler Frankenberg" w:date="2023-04-06T01:05:00Z">
        <w:r w:rsidR="002A1D67">
          <w:rPr>
            <w:rFonts w:ascii="Cambria" w:hAnsi="Cambria" w:cstheme="minorHAnsi"/>
            <w:sz w:val="24"/>
            <w:szCs w:val="24"/>
          </w:rPr>
          <w:t xml:space="preserve">s a different kind of magnet – one that attracted the highly educated based on the </w:t>
        </w:r>
        <w:r w:rsidR="00E43BC7">
          <w:rPr>
            <w:rFonts w:ascii="Cambria" w:hAnsi="Cambria" w:cstheme="minorHAnsi"/>
            <w:sz w:val="24"/>
            <w:szCs w:val="24"/>
          </w:rPr>
          <w:t xml:space="preserve">concentrated force of their technological innovation.  </w:t>
        </w:r>
      </w:ins>
      <w:ins w:id="70" w:author="Tyler Frankenberg" w:date="2023-04-06T01:06:00Z">
        <w:r w:rsidR="00C81D69">
          <w:rPr>
            <w:rFonts w:ascii="Cambria" w:hAnsi="Cambria" w:cstheme="minorHAnsi"/>
            <w:sz w:val="24"/>
            <w:szCs w:val="24"/>
          </w:rPr>
          <w:t xml:space="preserve">This dynamic supercharged the economic </w:t>
        </w:r>
        <w:r w:rsidR="005B76DC">
          <w:rPr>
            <w:rFonts w:ascii="Cambria" w:hAnsi="Cambria" w:cstheme="minorHAnsi"/>
            <w:sz w:val="24"/>
            <w:szCs w:val="24"/>
          </w:rPr>
          <w:t>competitiveness of highly educated</w:t>
        </w:r>
      </w:ins>
      <w:ins w:id="71" w:author="Tyler Frankenberg" w:date="2023-04-06T01:07:00Z">
        <w:r w:rsidR="009F1F9D">
          <w:rPr>
            <w:rFonts w:ascii="Cambria" w:hAnsi="Cambria" w:cstheme="minorHAnsi"/>
            <w:sz w:val="24"/>
            <w:szCs w:val="24"/>
          </w:rPr>
          <w:t>, innovative urban centers</w:t>
        </w:r>
      </w:ins>
      <w:ins w:id="72" w:author="Tyler Frankenberg" w:date="2023-04-06T01:06:00Z">
        <w:r w:rsidR="005B76DC">
          <w:rPr>
            <w:rFonts w:ascii="Cambria" w:hAnsi="Cambria" w:cstheme="minorHAnsi"/>
            <w:sz w:val="24"/>
            <w:szCs w:val="24"/>
          </w:rPr>
          <w:t>, but</w:t>
        </w:r>
      </w:ins>
      <w:ins w:id="73" w:author="Tyler Frankenberg" w:date="2023-04-06T01:07:00Z">
        <w:r w:rsidR="009F1F9D">
          <w:rPr>
            <w:rFonts w:ascii="Cambria" w:hAnsi="Cambria" w:cstheme="minorHAnsi"/>
            <w:sz w:val="24"/>
            <w:szCs w:val="24"/>
          </w:rPr>
          <w:t xml:space="preserve"> also their cost of living</w:t>
        </w:r>
      </w:ins>
      <w:ins w:id="74" w:author="Tyler Frankenberg" w:date="2023-04-06T01:08:00Z">
        <w:r w:rsidR="00F45557">
          <w:rPr>
            <w:rFonts w:ascii="Cambria" w:hAnsi="Cambria" w:cstheme="minorHAnsi"/>
            <w:sz w:val="24"/>
            <w:szCs w:val="24"/>
          </w:rPr>
          <w:t xml:space="preserve">, which may have further suppressed the overall </w:t>
        </w:r>
      </w:ins>
      <w:ins w:id="75" w:author="Tyler Frankenberg" w:date="2023-04-06T01:09:00Z">
        <w:r w:rsidR="003E1B19">
          <w:rPr>
            <w:rFonts w:ascii="Cambria" w:hAnsi="Cambria" w:cstheme="minorHAnsi"/>
            <w:sz w:val="24"/>
            <w:szCs w:val="24"/>
          </w:rPr>
          <w:t>rate of internal migration.</w:t>
        </w:r>
      </w:ins>
    </w:p>
    <w:p w14:paraId="6AC7B074" w14:textId="53280C16" w:rsidR="0080013E" w:rsidRDefault="008E19B2" w:rsidP="00900663">
      <w:pPr>
        <w:pStyle w:val="NoSpacing"/>
        <w:ind w:firstLine="360"/>
        <w:rPr>
          <w:ins w:id="76" w:author="O'Connor" w:date="2023-03-27T16:39:00Z"/>
          <w:rFonts w:ascii="Cambria" w:hAnsi="Cambria" w:cstheme="minorHAnsi"/>
          <w:sz w:val="24"/>
          <w:szCs w:val="24"/>
        </w:rPr>
      </w:pPr>
      <w:commentRangeStart w:id="77"/>
      <w:del w:id="78" w:author="Tyler Frankenberg" w:date="2023-04-06T00:52:00Z">
        <w:r w:rsidRPr="008A021A" w:rsidDel="00376E78">
          <w:rPr>
            <w:rFonts w:ascii="Cambria" w:hAnsi="Cambria" w:cstheme="minorHAnsi"/>
            <w:sz w:val="24"/>
            <w:szCs w:val="24"/>
          </w:rPr>
          <w:delText xml:space="preserve">As </w:delText>
        </w:r>
      </w:del>
      <w:ins w:id="79" w:author="Tyler Frankenberg" w:date="2023-04-06T01:09:00Z">
        <w:r w:rsidR="002953E4">
          <w:rPr>
            <w:rFonts w:ascii="Cambria" w:hAnsi="Cambria" w:cstheme="minorHAnsi"/>
            <w:sz w:val="24"/>
            <w:szCs w:val="24"/>
          </w:rPr>
          <w:t>With this background in mind</w:t>
        </w:r>
        <w:r w:rsidR="00C216C8">
          <w:rPr>
            <w:rFonts w:ascii="Cambria" w:hAnsi="Cambria" w:cstheme="minorHAnsi"/>
            <w:sz w:val="24"/>
            <w:szCs w:val="24"/>
          </w:rPr>
          <w:t>,</w:t>
        </w:r>
      </w:ins>
      <w:ins w:id="80" w:author="Tyler Frankenberg" w:date="2023-04-06T01:11:00Z">
        <w:r w:rsidR="00B628DC">
          <w:rPr>
            <w:rFonts w:ascii="Cambria" w:hAnsi="Cambria" w:cstheme="minorHAnsi"/>
            <w:sz w:val="24"/>
            <w:szCs w:val="24"/>
          </w:rPr>
          <w:t xml:space="preserve"> </w:t>
        </w:r>
        <w:r w:rsidR="00CA120B">
          <w:rPr>
            <w:rFonts w:ascii="Cambria" w:hAnsi="Cambria" w:cstheme="minorHAnsi"/>
            <w:sz w:val="24"/>
            <w:szCs w:val="24"/>
          </w:rPr>
          <w:t>a</w:t>
        </w:r>
      </w:ins>
      <w:del w:id="81" w:author="Tyler Frankenberg" w:date="2023-04-06T01:09:00Z">
        <w:r w:rsidRPr="008A021A" w:rsidDel="002953E4">
          <w:rPr>
            <w:rFonts w:ascii="Cambria" w:hAnsi="Cambria" w:cstheme="minorHAnsi"/>
            <w:sz w:val="24"/>
            <w:szCs w:val="24"/>
          </w:rPr>
          <w:delText xml:space="preserve">our </w:delText>
        </w:r>
        <w:r w:rsidR="007438A5" w:rsidRPr="008A021A" w:rsidDel="002953E4">
          <w:rPr>
            <w:rFonts w:ascii="Cambria" w:hAnsi="Cambria" w:cstheme="minorHAnsi"/>
            <w:sz w:val="24"/>
            <w:szCs w:val="24"/>
          </w:rPr>
          <w:delText>country</w:delText>
        </w:r>
        <w:r w:rsidRPr="008A021A" w:rsidDel="002953E4">
          <w:rPr>
            <w:rFonts w:ascii="Cambria" w:hAnsi="Cambria" w:cstheme="minorHAnsi"/>
            <w:sz w:val="24"/>
            <w:szCs w:val="24"/>
          </w:rPr>
          <w:delText xml:space="preserve"> becomes ever more connected</w:delText>
        </w:r>
        <w:r w:rsidR="007438A5" w:rsidRPr="008A021A" w:rsidDel="002953E4">
          <w:rPr>
            <w:rFonts w:ascii="Cambria" w:hAnsi="Cambria" w:cstheme="minorHAnsi"/>
            <w:sz w:val="24"/>
            <w:szCs w:val="24"/>
          </w:rPr>
          <w:delText xml:space="preserve"> through technology, </w:delText>
        </w:r>
        <w:r w:rsidR="00E7755B" w:rsidRPr="008A021A" w:rsidDel="002953E4">
          <w:rPr>
            <w:rFonts w:ascii="Cambria" w:hAnsi="Cambria" w:cstheme="minorHAnsi"/>
            <w:sz w:val="24"/>
            <w:szCs w:val="24"/>
          </w:rPr>
          <w:delText>a</w:delText>
        </w:r>
      </w:del>
      <w:r w:rsidR="001714F9" w:rsidRPr="008A021A">
        <w:rPr>
          <w:rFonts w:ascii="Cambria" w:hAnsi="Cambria" w:cstheme="minorHAnsi"/>
          <w:sz w:val="24"/>
          <w:szCs w:val="24"/>
        </w:rPr>
        <w:t xml:space="preserve"> reasonable question we may consider </w:t>
      </w:r>
      <w:ins w:id="82" w:author="Tyler Frankenberg" w:date="2023-04-06T01:11:00Z">
        <w:r w:rsidR="00CA120B">
          <w:rPr>
            <w:rFonts w:ascii="Cambria" w:hAnsi="Cambria" w:cstheme="minorHAnsi"/>
            <w:sz w:val="24"/>
            <w:szCs w:val="24"/>
          </w:rPr>
          <w:t xml:space="preserve">for our own time </w:t>
        </w:r>
      </w:ins>
      <w:r w:rsidR="001714F9" w:rsidRPr="008A021A">
        <w:rPr>
          <w:rFonts w:ascii="Cambria" w:hAnsi="Cambria" w:cstheme="minorHAnsi"/>
          <w:sz w:val="24"/>
          <w:szCs w:val="24"/>
        </w:rPr>
        <w:t xml:space="preserve">is – does it </w:t>
      </w:r>
      <w:ins w:id="83" w:author="Tyler Frankenberg" w:date="2023-04-06T01:11:00Z">
        <w:r w:rsidR="00CA120B">
          <w:rPr>
            <w:rFonts w:ascii="Cambria" w:hAnsi="Cambria" w:cstheme="minorHAnsi"/>
            <w:sz w:val="24"/>
            <w:szCs w:val="24"/>
          </w:rPr>
          <w:t xml:space="preserve">still </w:t>
        </w:r>
      </w:ins>
      <w:r w:rsidR="001714F9" w:rsidRPr="008A021A">
        <w:rPr>
          <w:rFonts w:ascii="Cambria" w:hAnsi="Cambria" w:cstheme="minorHAnsi"/>
          <w:sz w:val="24"/>
          <w:szCs w:val="24"/>
        </w:rPr>
        <w:t xml:space="preserve">matter where we live </w:t>
      </w:r>
      <w:del w:id="84" w:author="Tyler Frankenberg" w:date="2023-04-06T00:52:00Z">
        <w:r w:rsidR="001714F9" w:rsidRPr="008A021A" w:rsidDel="00376E78">
          <w:rPr>
            <w:rFonts w:ascii="Cambria" w:hAnsi="Cambria" w:cstheme="minorHAnsi"/>
            <w:sz w:val="24"/>
            <w:szCs w:val="24"/>
          </w:rPr>
          <w:delText xml:space="preserve">and </w:delText>
        </w:r>
      </w:del>
      <w:ins w:id="85" w:author="Tyler Frankenberg" w:date="2023-04-06T00:52:00Z">
        <w:r w:rsidR="00376E78">
          <w:rPr>
            <w:rFonts w:ascii="Cambria" w:hAnsi="Cambria" w:cstheme="minorHAnsi"/>
            <w:sz w:val="24"/>
            <w:szCs w:val="24"/>
          </w:rPr>
          <w:t xml:space="preserve">in order to do </w:t>
        </w:r>
      </w:ins>
      <w:ins w:id="86" w:author="Tyler Frankenberg" w:date="2023-04-06T00:53:00Z">
        <w:r w:rsidR="00376E78">
          <w:rPr>
            <w:rFonts w:ascii="Cambria" w:hAnsi="Cambria" w:cstheme="minorHAnsi"/>
            <w:sz w:val="24"/>
            <w:szCs w:val="24"/>
          </w:rPr>
          <w:t>our</w:t>
        </w:r>
      </w:ins>
      <w:ins w:id="87" w:author="Tyler Frankenberg" w:date="2023-04-06T00:52:00Z">
        <w:r w:rsidR="00376E78" w:rsidRPr="008A021A">
          <w:rPr>
            <w:rFonts w:ascii="Cambria" w:hAnsi="Cambria" w:cstheme="minorHAnsi"/>
            <w:sz w:val="24"/>
            <w:szCs w:val="24"/>
          </w:rPr>
          <w:t xml:space="preserve"> </w:t>
        </w:r>
      </w:ins>
      <w:r w:rsidR="001714F9" w:rsidRPr="008A021A">
        <w:rPr>
          <w:rFonts w:ascii="Cambria" w:hAnsi="Cambria" w:cstheme="minorHAnsi"/>
          <w:sz w:val="24"/>
          <w:szCs w:val="24"/>
        </w:rPr>
        <w:t xml:space="preserve">work?  </w:t>
      </w:r>
      <w:r w:rsidR="003D3F3A" w:rsidRPr="008A021A">
        <w:rPr>
          <w:rFonts w:ascii="Cambria" w:hAnsi="Cambria" w:cstheme="minorHAnsi"/>
          <w:sz w:val="24"/>
          <w:szCs w:val="24"/>
        </w:rPr>
        <w:t>On the ‘supply side’, employers from established multinational firms to scrappy startups may consider – where is the best</w:t>
      </w:r>
      <w:r w:rsidR="00C13391" w:rsidRPr="008A021A">
        <w:rPr>
          <w:rFonts w:ascii="Cambria" w:hAnsi="Cambria" w:cstheme="minorHAnsi"/>
          <w:sz w:val="24"/>
          <w:szCs w:val="24"/>
        </w:rPr>
        <w:t xml:space="preserve"> location for </w:t>
      </w:r>
      <w:r w:rsidR="000309EA" w:rsidRPr="008A021A">
        <w:rPr>
          <w:rFonts w:ascii="Cambria" w:hAnsi="Cambria" w:cstheme="minorHAnsi"/>
          <w:sz w:val="24"/>
          <w:szCs w:val="24"/>
        </w:rPr>
        <w:t>us to base our o</w:t>
      </w:r>
      <w:r w:rsidR="00C13391" w:rsidRPr="008A021A">
        <w:rPr>
          <w:rFonts w:ascii="Cambria" w:hAnsi="Cambria" w:cstheme="minorHAnsi"/>
          <w:sz w:val="24"/>
          <w:szCs w:val="24"/>
        </w:rPr>
        <w:t xml:space="preserve">perations?  </w:t>
      </w:r>
      <w:r w:rsidR="00E31EAD" w:rsidRPr="008A021A">
        <w:rPr>
          <w:rFonts w:ascii="Cambria" w:hAnsi="Cambria" w:cstheme="minorHAnsi"/>
          <w:sz w:val="24"/>
          <w:szCs w:val="24"/>
        </w:rPr>
        <w:t>As</w:t>
      </w:r>
      <w:r w:rsidR="00C13391" w:rsidRPr="008A021A">
        <w:rPr>
          <w:rFonts w:ascii="Cambria" w:hAnsi="Cambria" w:cstheme="minorHAnsi"/>
          <w:sz w:val="24"/>
          <w:szCs w:val="24"/>
        </w:rPr>
        <w:t xml:space="preserve"> our economy and society continue their long, slow evolution from </w:t>
      </w:r>
      <w:r w:rsidR="00E31EAD" w:rsidRPr="008A021A">
        <w:rPr>
          <w:rFonts w:ascii="Cambria" w:hAnsi="Cambria" w:cstheme="minorHAnsi"/>
          <w:sz w:val="24"/>
          <w:szCs w:val="24"/>
        </w:rPr>
        <w:t>agricultural and industrial to technological and service</w:t>
      </w:r>
      <w:r w:rsidR="00900663" w:rsidRPr="008A021A">
        <w:rPr>
          <w:rFonts w:ascii="Cambria" w:hAnsi="Cambria" w:cstheme="minorHAnsi"/>
          <w:sz w:val="24"/>
          <w:szCs w:val="24"/>
        </w:rPr>
        <w:t>-</w:t>
      </w:r>
      <w:r w:rsidR="00E31EAD" w:rsidRPr="008A021A">
        <w:rPr>
          <w:rFonts w:ascii="Cambria" w:hAnsi="Cambria" w:cstheme="minorHAnsi"/>
          <w:sz w:val="24"/>
          <w:szCs w:val="24"/>
        </w:rPr>
        <w:t>oriente</w:t>
      </w:r>
      <w:r w:rsidR="000309EA" w:rsidRPr="008A021A">
        <w:rPr>
          <w:rFonts w:ascii="Cambria" w:hAnsi="Cambria" w:cstheme="minorHAnsi"/>
          <w:sz w:val="24"/>
          <w:szCs w:val="24"/>
        </w:rPr>
        <w:t xml:space="preserve">d, mayors and councils </w:t>
      </w:r>
      <w:r w:rsidR="00F41C95" w:rsidRPr="008A021A">
        <w:rPr>
          <w:rFonts w:ascii="Cambria" w:hAnsi="Cambria" w:cstheme="minorHAnsi"/>
          <w:sz w:val="24"/>
          <w:szCs w:val="24"/>
        </w:rPr>
        <w:t>debate</w:t>
      </w:r>
      <w:r w:rsidR="000309EA" w:rsidRPr="008A021A">
        <w:rPr>
          <w:rFonts w:ascii="Cambria" w:hAnsi="Cambria" w:cstheme="minorHAnsi"/>
          <w:sz w:val="24"/>
          <w:szCs w:val="24"/>
        </w:rPr>
        <w:t xml:space="preserve"> – </w:t>
      </w:r>
      <w:r w:rsidR="00F41C95" w:rsidRPr="008A021A">
        <w:rPr>
          <w:rFonts w:ascii="Cambria" w:hAnsi="Cambria" w:cstheme="minorHAnsi"/>
          <w:sz w:val="24"/>
          <w:szCs w:val="24"/>
        </w:rPr>
        <w:t>how can we stay competitive in the 21</w:t>
      </w:r>
      <w:r w:rsidR="00F41C95" w:rsidRPr="008A021A">
        <w:rPr>
          <w:rFonts w:ascii="Cambria" w:hAnsi="Cambria" w:cstheme="minorHAnsi"/>
          <w:sz w:val="24"/>
          <w:szCs w:val="24"/>
          <w:vertAlign w:val="superscript"/>
        </w:rPr>
        <w:t>st</w:t>
      </w:r>
      <w:r w:rsidR="00F41C95" w:rsidRPr="008A021A">
        <w:rPr>
          <w:rFonts w:ascii="Cambria" w:hAnsi="Cambria" w:cstheme="minorHAnsi"/>
          <w:sz w:val="24"/>
          <w:szCs w:val="24"/>
        </w:rPr>
        <w:t xml:space="preserve"> century economy</w:t>
      </w:r>
      <w:r w:rsidR="00354694" w:rsidRPr="008A021A">
        <w:rPr>
          <w:rFonts w:ascii="Cambria" w:hAnsi="Cambria" w:cstheme="minorHAnsi"/>
          <w:sz w:val="24"/>
          <w:szCs w:val="24"/>
        </w:rPr>
        <w:t>?</w:t>
      </w:r>
      <w:r w:rsidR="00F41C95" w:rsidRPr="008A021A">
        <w:rPr>
          <w:rFonts w:ascii="Cambria" w:hAnsi="Cambria" w:cstheme="minorHAnsi"/>
          <w:sz w:val="24"/>
          <w:szCs w:val="24"/>
        </w:rPr>
        <w:t xml:space="preserve">  </w:t>
      </w:r>
      <w:del w:id="88" w:author="Tyler Frankenberg" w:date="2023-04-06T00:53:00Z">
        <w:r w:rsidR="00F41C95" w:rsidRPr="008A021A" w:rsidDel="00A93CB9">
          <w:rPr>
            <w:rFonts w:ascii="Cambria" w:hAnsi="Cambria" w:cstheme="minorHAnsi"/>
            <w:sz w:val="24"/>
            <w:szCs w:val="24"/>
          </w:rPr>
          <w:delText>And finally, as</w:delText>
        </w:r>
      </w:del>
      <w:ins w:id="89" w:author="Tyler Frankenberg" w:date="2023-04-06T00:53:00Z">
        <w:r w:rsidR="00A93CB9">
          <w:rPr>
            <w:rFonts w:ascii="Cambria" w:hAnsi="Cambria" w:cstheme="minorHAnsi"/>
            <w:sz w:val="24"/>
            <w:szCs w:val="24"/>
          </w:rPr>
          <w:t>And as</w:t>
        </w:r>
      </w:ins>
      <w:r w:rsidR="00F41C95" w:rsidRPr="008A021A">
        <w:rPr>
          <w:rFonts w:ascii="Cambria" w:hAnsi="Cambria" w:cstheme="minorHAnsi"/>
          <w:sz w:val="24"/>
          <w:szCs w:val="24"/>
        </w:rPr>
        <w:t xml:space="preserve"> the pace of innovation in artificial </w:t>
      </w:r>
      <w:ins w:id="90" w:author="Tyler Frankenberg" w:date="2023-04-06T00:53:00Z">
        <w:r w:rsidR="00A93CB9">
          <w:rPr>
            <w:rFonts w:ascii="Cambria" w:hAnsi="Cambria" w:cstheme="minorHAnsi"/>
            <w:sz w:val="24"/>
            <w:szCs w:val="24"/>
          </w:rPr>
          <w:t xml:space="preserve">intelligence </w:t>
        </w:r>
      </w:ins>
      <w:r w:rsidR="00F41C95" w:rsidRPr="008A021A">
        <w:rPr>
          <w:rFonts w:ascii="Cambria" w:hAnsi="Cambria" w:cstheme="minorHAnsi"/>
          <w:sz w:val="24"/>
          <w:szCs w:val="24"/>
        </w:rPr>
        <w:t xml:space="preserve">technology </w:t>
      </w:r>
      <w:del w:id="91" w:author="Tyler Frankenberg" w:date="2023-04-06T00:53:00Z">
        <w:r w:rsidR="004979CB" w:rsidRPr="008A021A" w:rsidDel="008224D6">
          <w:rPr>
            <w:rFonts w:ascii="Cambria" w:hAnsi="Cambria" w:cstheme="minorHAnsi"/>
            <w:sz w:val="24"/>
            <w:szCs w:val="24"/>
          </w:rPr>
          <w:delText>heralds ever larger transformations</w:delText>
        </w:r>
      </w:del>
      <w:ins w:id="92" w:author="Tyler Frankenberg" w:date="2023-04-06T00:53:00Z">
        <w:r w:rsidR="008224D6">
          <w:rPr>
            <w:rFonts w:ascii="Cambria" w:hAnsi="Cambria" w:cstheme="minorHAnsi"/>
            <w:sz w:val="24"/>
            <w:szCs w:val="24"/>
          </w:rPr>
          <w:t>acce</w:t>
        </w:r>
      </w:ins>
      <w:ins w:id="93" w:author="Tyler Frankenberg" w:date="2023-04-06T01:12:00Z">
        <w:r w:rsidR="00B858AF">
          <w:rPr>
            <w:rFonts w:ascii="Cambria" w:hAnsi="Cambria" w:cstheme="minorHAnsi"/>
            <w:sz w:val="24"/>
            <w:szCs w:val="24"/>
          </w:rPr>
          <w:t xml:space="preserve">lerates </w:t>
        </w:r>
      </w:ins>
      <w:del w:id="94" w:author="Tyler Frankenberg" w:date="2023-04-06T00:54:00Z">
        <w:r w:rsidR="004979CB" w:rsidRPr="008A021A" w:rsidDel="008224D6">
          <w:rPr>
            <w:rFonts w:ascii="Cambria" w:hAnsi="Cambria" w:cstheme="minorHAnsi"/>
            <w:sz w:val="24"/>
            <w:szCs w:val="24"/>
          </w:rPr>
          <w:delText xml:space="preserve"> </w:delText>
        </w:r>
      </w:del>
      <w:r w:rsidR="004979CB" w:rsidRPr="008A021A">
        <w:rPr>
          <w:rFonts w:ascii="Cambria" w:hAnsi="Cambria" w:cstheme="minorHAnsi"/>
          <w:sz w:val="24"/>
          <w:szCs w:val="24"/>
        </w:rPr>
        <w:t xml:space="preserve">– how </w:t>
      </w:r>
      <w:del w:id="95" w:author="Tyler Frankenberg" w:date="2023-04-06T01:12:00Z">
        <w:r w:rsidR="004979CB" w:rsidRPr="008A021A" w:rsidDel="00B858AF">
          <w:rPr>
            <w:rFonts w:ascii="Cambria" w:hAnsi="Cambria" w:cstheme="minorHAnsi"/>
            <w:sz w:val="24"/>
            <w:szCs w:val="24"/>
          </w:rPr>
          <w:delText>will it shape our</w:delText>
        </w:r>
        <w:r w:rsidR="0080013E" w:rsidRPr="008A021A" w:rsidDel="00B858AF">
          <w:rPr>
            <w:rFonts w:ascii="Cambria" w:hAnsi="Cambria" w:cstheme="minorHAnsi"/>
            <w:sz w:val="24"/>
            <w:szCs w:val="24"/>
          </w:rPr>
          <w:delText xml:space="preserve"> human</w:delText>
        </w:r>
        <w:r w:rsidR="004979CB" w:rsidRPr="008A021A" w:rsidDel="00B858AF">
          <w:rPr>
            <w:rFonts w:ascii="Cambria" w:hAnsi="Cambria" w:cstheme="minorHAnsi"/>
            <w:sz w:val="24"/>
            <w:szCs w:val="24"/>
          </w:rPr>
          <w:delText xml:space="preserve"> geography</w:delText>
        </w:r>
      </w:del>
      <w:ins w:id="96" w:author="Tyler Frankenberg" w:date="2023-04-06T01:12:00Z">
        <w:r w:rsidR="00B858AF">
          <w:rPr>
            <w:rFonts w:ascii="Cambria" w:hAnsi="Cambria" w:cstheme="minorHAnsi"/>
            <w:sz w:val="24"/>
            <w:szCs w:val="24"/>
          </w:rPr>
          <w:t xml:space="preserve">will the jobs it creates or </w:t>
        </w:r>
        <w:r w:rsidR="00173C4A">
          <w:rPr>
            <w:rFonts w:ascii="Cambria" w:hAnsi="Cambria" w:cstheme="minorHAnsi"/>
            <w:sz w:val="24"/>
            <w:szCs w:val="24"/>
          </w:rPr>
          <w:t xml:space="preserve">replaces affect </w:t>
        </w:r>
      </w:ins>
      <w:ins w:id="97" w:author="Tyler Frankenberg" w:date="2023-04-06T01:13:00Z">
        <w:r w:rsidR="00173C4A">
          <w:rPr>
            <w:rFonts w:ascii="Cambria" w:hAnsi="Cambria" w:cstheme="minorHAnsi"/>
            <w:sz w:val="24"/>
            <w:szCs w:val="24"/>
          </w:rPr>
          <w:t>the rate of migration between cities</w:t>
        </w:r>
      </w:ins>
      <w:r w:rsidR="004979CB" w:rsidRPr="008A021A">
        <w:rPr>
          <w:rFonts w:ascii="Cambria" w:hAnsi="Cambria" w:cstheme="minorHAnsi"/>
          <w:sz w:val="24"/>
          <w:szCs w:val="24"/>
        </w:rPr>
        <w:t>?</w:t>
      </w:r>
      <w:commentRangeEnd w:id="77"/>
      <w:r w:rsidR="005D7C30">
        <w:rPr>
          <w:rStyle w:val="CommentReference"/>
          <w:rFonts w:asciiTheme="minorHAnsi" w:eastAsiaTheme="minorHAnsi" w:hAnsiTheme="minorHAnsi" w:cstheme="minorBidi"/>
          <w:color w:val="auto"/>
        </w:rPr>
        <w:commentReference w:id="77"/>
      </w:r>
    </w:p>
    <w:p w14:paraId="5E5F233F" w14:textId="77777777" w:rsidR="003A070C" w:rsidRDefault="003A070C" w:rsidP="00900663">
      <w:pPr>
        <w:pStyle w:val="NoSpacing"/>
        <w:ind w:firstLine="360"/>
        <w:rPr>
          <w:ins w:id="98" w:author="O'Connor" w:date="2023-03-27T16:39:00Z"/>
          <w:rFonts w:ascii="Cambria" w:hAnsi="Cambria" w:cstheme="minorHAnsi"/>
          <w:sz w:val="24"/>
          <w:szCs w:val="24"/>
        </w:rPr>
      </w:pPr>
    </w:p>
    <w:p w14:paraId="357E7E72" w14:textId="4654FF40" w:rsidR="003A070C" w:rsidRPr="008A021A" w:rsidRDefault="003A070C" w:rsidP="003A070C">
      <w:pPr>
        <w:pStyle w:val="NoSpacing"/>
        <w:rPr>
          <w:rFonts w:ascii="Cambria" w:hAnsi="Cambria" w:cstheme="minorHAnsi"/>
          <w:sz w:val="24"/>
          <w:szCs w:val="24"/>
        </w:rPr>
      </w:pPr>
      <w:ins w:id="99" w:author="O'Connor" w:date="2023-03-27T16:39:00Z">
        <w:r>
          <w:rPr>
            <w:rFonts w:ascii="Cambria" w:hAnsi="Cambria" w:cstheme="minorHAnsi"/>
            <w:sz w:val="24"/>
            <w:szCs w:val="24"/>
          </w:rPr>
          <w:t>Literature Review</w:t>
        </w:r>
      </w:ins>
    </w:p>
    <w:p w14:paraId="30F0F625" w14:textId="68D5BD2F" w:rsidR="00354694" w:rsidRPr="008A021A" w:rsidDel="00EA6A57" w:rsidRDefault="00354694" w:rsidP="00900663">
      <w:pPr>
        <w:pStyle w:val="NoSpacing"/>
        <w:ind w:firstLine="360"/>
        <w:rPr>
          <w:del w:id="100" w:author="Tyler Frankenberg" w:date="2023-04-05T20:11:00Z"/>
          <w:rFonts w:ascii="Cambria" w:hAnsi="Cambria" w:cstheme="minorHAnsi"/>
          <w:sz w:val="24"/>
          <w:szCs w:val="24"/>
        </w:rPr>
      </w:pPr>
      <w:r w:rsidRPr="008A021A">
        <w:rPr>
          <w:rFonts w:ascii="Cambria" w:hAnsi="Cambria" w:cstheme="minorHAnsi"/>
          <w:sz w:val="24"/>
          <w:szCs w:val="24"/>
        </w:rPr>
        <w:t xml:space="preserve">  </w:t>
      </w:r>
    </w:p>
    <w:p w14:paraId="6CC62C7E" w14:textId="17100DBA" w:rsidR="00593E4B" w:rsidRPr="008A021A" w:rsidDel="003A070C" w:rsidRDefault="00593E4B" w:rsidP="00593E4B">
      <w:pPr>
        <w:pStyle w:val="NoSpacing"/>
        <w:numPr>
          <w:ilvl w:val="0"/>
          <w:numId w:val="6"/>
        </w:numPr>
        <w:rPr>
          <w:del w:id="101" w:author="O'Connor" w:date="2023-03-27T16:39:00Z"/>
          <w:rFonts w:ascii="Cambria" w:hAnsi="Cambria" w:cstheme="minorHAnsi"/>
          <w:i/>
          <w:iCs/>
          <w:sz w:val="24"/>
          <w:szCs w:val="24"/>
        </w:rPr>
      </w:pPr>
      <w:del w:id="102" w:author="O'Connor" w:date="2023-03-27T16:39:00Z">
        <w:r w:rsidRPr="008A021A" w:rsidDel="003A070C">
          <w:rPr>
            <w:rFonts w:ascii="Cambria" w:hAnsi="Cambria" w:cstheme="minorHAnsi"/>
            <w:b/>
            <w:bCs/>
            <w:i/>
            <w:iCs/>
            <w:sz w:val="24"/>
            <w:szCs w:val="24"/>
          </w:rPr>
          <w:delText>Literature Review</w:delText>
        </w:r>
        <w:r w:rsidRPr="008A021A" w:rsidDel="003A070C">
          <w:rPr>
            <w:rFonts w:ascii="Cambria" w:hAnsi="Cambria" w:cstheme="minorHAnsi"/>
            <w:i/>
            <w:iCs/>
            <w:sz w:val="24"/>
            <w:szCs w:val="24"/>
          </w:rPr>
          <w:delText xml:space="preserve">: In a literature review, you examine prior studies into the causes and factors associated with the phenomenon you want to explore or effect that you want to measure in the study. By reviewing these studies, you see what data sets and models researchers used, and compare and contrast their findings with what phenomena that you’re exploring. A good lit review answers the question: so what makes your study different or more interesting than the current body of knowledge? </w:delText>
        </w:r>
      </w:del>
    </w:p>
    <w:p w14:paraId="261C8B47" w14:textId="3017E5EE" w:rsidR="0045574A" w:rsidRPr="008A021A" w:rsidRDefault="0045574A" w:rsidP="00EA6A57">
      <w:pPr>
        <w:pStyle w:val="NoSpacing"/>
        <w:ind w:firstLine="360"/>
        <w:rPr>
          <w:rFonts w:ascii="Cambria" w:hAnsi="Cambria" w:cstheme="minorHAnsi"/>
          <w:sz w:val="24"/>
          <w:szCs w:val="24"/>
        </w:rPr>
        <w:pPrChange w:id="103" w:author="Tyler Frankenberg" w:date="2023-04-05T20:11:00Z">
          <w:pPr>
            <w:pStyle w:val="NoSpacing"/>
          </w:pPr>
        </w:pPrChange>
      </w:pPr>
    </w:p>
    <w:p w14:paraId="6EB808E3" w14:textId="7C919972" w:rsidR="001E25EF" w:rsidRPr="008A021A" w:rsidRDefault="00D107DD" w:rsidP="001E25EF">
      <w:pPr>
        <w:pStyle w:val="NoSpacing"/>
        <w:ind w:firstLine="360"/>
        <w:rPr>
          <w:rFonts w:ascii="Cambria" w:hAnsi="Cambria" w:cstheme="minorHAnsi"/>
          <w:sz w:val="24"/>
          <w:szCs w:val="24"/>
        </w:rPr>
      </w:pPr>
      <w:r w:rsidRPr="008A021A">
        <w:rPr>
          <w:rFonts w:ascii="Cambria" w:hAnsi="Cambria" w:cstheme="minorHAnsi"/>
          <w:sz w:val="24"/>
          <w:szCs w:val="24"/>
        </w:rPr>
        <w:t xml:space="preserve">Surveying the economic literature on </w:t>
      </w:r>
      <w:r w:rsidR="0004613C" w:rsidRPr="008A021A">
        <w:rPr>
          <w:rFonts w:ascii="Cambria" w:hAnsi="Cambria" w:cstheme="minorHAnsi"/>
          <w:sz w:val="24"/>
          <w:szCs w:val="24"/>
        </w:rPr>
        <w:t xml:space="preserve">long-distance internal migration in the United States, </w:t>
      </w:r>
      <w:r w:rsidR="0004613C" w:rsidRPr="008A021A">
        <w:rPr>
          <w:rFonts w:ascii="Cambria" w:hAnsi="Cambria" w:cstheme="minorHAnsi"/>
          <w:sz w:val="24"/>
          <w:szCs w:val="24"/>
          <w:highlight w:val="yellow"/>
        </w:rPr>
        <w:t>Molloy et al</w:t>
      </w:r>
      <w:r w:rsidR="0004613C" w:rsidRPr="008A021A">
        <w:rPr>
          <w:rFonts w:ascii="Cambria" w:hAnsi="Cambria" w:cstheme="minorHAnsi"/>
          <w:sz w:val="24"/>
          <w:szCs w:val="24"/>
        </w:rPr>
        <w:t xml:space="preserve">. </w:t>
      </w:r>
      <w:r w:rsidR="00A718F3" w:rsidRPr="008A021A">
        <w:rPr>
          <w:rFonts w:ascii="Cambria" w:hAnsi="Cambria" w:cstheme="minorHAnsi"/>
          <w:sz w:val="24"/>
          <w:szCs w:val="24"/>
        </w:rPr>
        <w:t>put forth three mechanisms by which the aggregate rate of migration may</w:t>
      </w:r>
      <w:r w:rsidR="00C30C28" w:rsidRPr="008A021A">
        <w:rPr>
          <w:rFonts w:ascii="Cambria" w:hAnsi="Cambria" w:cstheme="minorHAnsi"/>
          <w:sz w:val="24"/>
          <w:szCs w:val="24"/>
        </w:rPr>
        <w:t xml:space="preserve"> be </w:t>
      </w:r>
      <w:r w:rsidR="00CD5080" w:rsidRPr="008A021A">
        <w:rPr>
          <w:rFonts w:ascii="Cambria" w:hAnsi="Cambria" w:cstheme="minorHAnsi"/>
          <w:sz w:val="24"/>
          <w:szCs w:val="24"/>
        </w:rPr>
        <w:t>demonstrated</w:t>
      </w:r>
      <w:r w:rsidR="00C30C28" w:rsidRPr="008A021A">
        <w:rPr>
          <w:rFonts w:ascii="Cambria" w:hAnsi="Cambria" w:cstheme="minorHAnsi"/>
          <w:sz w:val="24"/>
          <w:szCs w:val="24"/>
        </w:rPr>
        <w:t xml:space="preserve"> to change over time</w:t>
      </w:r>
      <w:r w:rsidR="00C11AC3" w:rsidRPr="008A021A">
        <w:rPr>
          <w:rFonts w:ascii="Cambria" w:hAnsi="Cambria" w:cstheme="minorHAnsi"/>
          <w:sz w:val="24"/>
          <w:szCs w:val="24"/>
        </w:rPr>
        <w:t xml:space="preserve"> based on </w:t>
      </w:r>
      <w:r w:rsidR="004C22E3" w:rsidRPr="008A021A">
        <w:rPr>
          <w:rFonts w:ascii="Cambria" w:hAnsi="Cambria" w:cstheme="minorHAnsi"/>
          <w:sz w:val="24"/>
          <w:szCs w:val="24"/>
        </w:rPr>
        <w:t>the characteristics of movers</w:t>
      </w:r>
      <w:r w:rsidR="00C30C28" w:rsidRPr="008A021A">
        <w:rPr>
          <w:rFonts w:ascii="Cambria" w:hAnsi="Cambria" w:cstheme="minorHAnsi"/>
          <w:sz w:val="24"/>
          <w:szCs w:val="24"/>
        </w:rPr>
        <w:t>.  First, individuals may naturally (such as by aging) or through life choices (such as through buying a home</w:t>
      </w:r>
      <w:r w:rsidR="001D608E" w:rsidRPr="008A021A">
        <w:rPr>
          <w:rFonts w:ascii="Cambria" w:hAnsi="Cambria" w:cstheme="minorHAnsi"/>
          <w:sz w:val="24"/>
          <w:szCs w:val="24"/>
        </w:rPr>
        <w:t xml:space="preserve"> or taking a job in a different sector) </w:t>
      </w:r>
      <w:r w:rsidR="00E87F16" w:rsidRPr="008A021A">
        <w:rPr>
          <w:rFonts w:ascii="Cambria" w:hAnsi="Cambria" w:cstheme="minorHAnsi"/>
          <w:sz w:val="24"/>
          <w:szCs w:val="24"/>
        </w:rPr>
        <w:t>become part of a demographic grouping</w:t>
      </w:r>
      <w:r w:rsidR="00CD5080" w:rsidRPr="008A021A">
        <w:rPr>
          <w:rFonts w:ascii="Cambria" w:hAnsi="Cambria" w:cstheme="minorHAnsi"/>
          <w:sz w:val="24"/>
          <w:szCs w:val="24"/>
        </w:rPr>
        <w:t xml:space="preserve"> more or</w:t>
      </w:r>
      <w:r w:rsidR="00E87F16" w:rsidRPr="008A021A">
        <w:rPr>
          <w:rFonts w:ascii="Cambria" w:hAnsi="Cambria" w:cstheme="minorHAnsi"/>
          <w:sz w:val="24"/>
          <w:szCs w:val="24"/>
        </w:rPr>
        <w:t xml:space="preserve"> </w:t>
      </w:r>
      <w:r w:rsidR="00CD5080" w:rsidRPr="008A021A">
        <w:rPr>
          <w:rFonts w:ascii="Cambria" w:hAnsi="Cambria" w:cstheme="minorHAnsi"/>
          <w:sz w:val="24"/>
          <w:szCs w:val="24"/>
        </w:rPr>
        <w:t xml:space="preserve">less statistically likely to move.  Second, </w:t>
      </w:r>
      <w:r w:rsidR="00282242" w:rsidRPr="008A021A">
        <w:rPr>
          <w:rFonts w:ascii="Cambria" w:hAnsi="Cambria" w:cstheme="minorHAnsi"/>
          <w:sz w:val="24"/>
          <w:szCs w:val="24"/>
        </w:rPr>
        <w:t>particular groups’ tendency to</w:t>
      </w:r>
      <w:r w:rsidR="006C0157" w:rsidRPr="008A021A">
        <w:rPr>
          <w:rFonts w:ascii="Cambria" w:hAnsi="Cambria" w:cstheme="minorHAnsi"/>
          <w:sz w:val="24"/>
          <w:szCs w:val="24"/>
        </w:rPr>
        <w:t xml:space="preserve"> relocate to </w:t>
      </w:r>
      <w:r w:rsidR="006C0157" w:rsidRPr="008A021A">
        <w:rPr>
          <w:rFonts w:ascii="Cambria" w:hAnsi="Cambria" w:cstheme="minorHAnsi"/>
          <w:sz w:val="24"/>
          <w:szCs w:val="24"/>
        </w:rPr>
        <w:lastRenderedPageBreak/>
        <w:t xml:space="preserve">new regions may change over time.  </w:t>
      </w:r>
      <w:r w:rsidR="00A873D9" w:rsidRPr="008A021A">
        <w:rPr>
          <w:rFonts w:ascii="Cambria" w:hAnsi="Cambria" w:cstheme="minorHAnsi"/>
          <w:sz w:val="24"/>
          <w:szCs w:val="24"/>
        </w:rPr>
        <w:t xml:space="preserve">Third, </w:t>
      </w:r>
      <w:r w:rsidR="00C72E0A" w:rsidRPr="008A021A">
        <w:rPr>
          <w:rFonts w:ascii="Cambria" w:hAnsi="Cambria" w:cstheme="minorHAnsi"/>
          <w:sz w:val="24"/>
          <w:szCs w:val="24"/>
        </w:rPr>
        <w:t xml:space="preserve">cyclical and/or structural </w:t>
      </w:r>
      <w:r w:rsidR="00A873D9" w:rsidRPr="008A021A">
        <w:rPr>
          <w:rFonts w:ascii="Cambria" w:hAnsi="Cambria" w:cstheme="minorHAnsi"/>
          <w:sz w:val="24"/>
          <w:szCs w:val="24"/>
        </w:rPr>
        <w:t>economic factors (such as a recession</w:t>
      </w:r>
      <w:r w:rsidR="00C979FF" w:rsidRPr="008A021A">
        <w:rPr>
          <w:rFonts w:ascii="Cambria" w:hAnsi="Cambria" w:cstheme="minorHAnsi"/>
          <w:sz w:val="24"/>
          <w:szCs w:val="24"/>
        </w:rPr>
        <w:t xml:space="preserve">, the emergence and decline of industries, or </w:t>
      </w:r>
      <w:r w:rsidR="00F82C9E" w:rsidRPr="008A021A">
        <w:rPr>
          <w:rFonts w:ascii="Cambria" w:hAnsi="Cambria" w:cstheme="minorHAnsi"/>
          <w:sz w:val="24"/>
          <w:szCs w:val="24"/>
        </w:rPr>
        <w:t xml:space="preserve">major changes to the tax code) may broadly influence </w:t>
      </w:r>
      <w:r w:rsidR="001E25EF" w:rsidRPr="008A021A">
        <w:rPr>
          <w:rFonts w:ascii="Cambria" w:hAnsi="Cambria" w:cstheme="minorHAnsi"/>
          <w:sz w:val="24"/>
          <w:szCs w:val="24"/>
        </w:rPr>
        <w:t>internal migration rates (</w:t>
      </w:r>
      <w:r w:rsidR="001E25EF" w:rsidRPr="008A021A">
        <w:rPr>
          <w:rFonts w:ascii="Cambria" w:hAnsi="Cambria" w:cstheme="minorHAnsi"/>
          <w:sz w:val="24"/>
          <w:szCs w:val="24"/>
          <w:highlight w:val="yellow"/>
        </w:rPr>
        <w:t>2011</w:t>
      </w:r>
      <w:r w:rsidR="001E25EF" w:rsidRPr="008A021A">
        <w:rPr>
          <w:rFonts w:ascii="Cambria" w:hAnsi="Cambria" w:cstheme="minorHAnsi"/>
          <w:sz w:val="24"/>
          <w:szCs w:val="24"/>
        </w:rPr>
        <w:t xml:space="preserve">).  </w:t>
      </w:r>
    </w:p>
    <w:p w14:paraId="02F19667" w14:textId="2FA63B79" w:rsidR="00EE3C86" w:rsidRPr="008A021A" w:rsidRDefault="00775A18" w:rsidP="00FE6917">
      <w:pPr>
        <w:pStyle w:val="NoSpacing"/>
        <w:ind w:firstLine="360"/>
        <w:rPr>
          <w:rFonts w:ascii="Cambria" w:hAnsi="Cambria" w:cstheme="minorHAnsi"/>
          <w:sz w:val="24"/>
          <w:szCs w:val="24"/>
        </w:rPr>
      </w:pPr>
      <w:moveFromRangeStart w:id="104" w:author="Tyler Frankenberg" w:date="2023-04-06T00:47:00Z" w:name="move131634492"/>
      <w:moveFrom w:id="105" w:author="Tyler Frankenberg" w:date="2023-04-06T00:47:00Z">
        <w:r w:rsidRPr="008A021A" w:rsidDel="00561F47">
          <w:rPr>
            <w:rFonts w:ascii="Cambria" w:hAnsi="Cambria" w:cstheme="minorHAnsi"/>
            <w:sz w:val="24"/>
            <w:szCs w:val="24"/>
          </w:rPr>
          <w:t xml:space="preserve">By all empirical accounts, the rate of internal migration of individuals between regions in the United States has been in </w:t>
        </w:r>
        <w:r w:rsidR="00BF5122" w:rsidRPr="008A021A" w:rsidDel="00561F47">
          <w:rPr>
            <w:rFonts w:ascii="Cambria" w:hAnsi="Cambria" w:cstheme="minorHAnsi"/>
            <w:sz w:val="24"/>
            <w:szCs w:val="24"/>
          </w:rPr>
          <w:t xml:space="preserve">slow but steady </w:t>
        </w:r>
        <w:r w:rsidRPr="008A021A" w:rsidDel="00561F47">
          <w:rPr>
            <w:rFonts w:ascii="Cambria" w:hAnsi="Cambria" w:cstheme="minorHAnsi"/>
            <w:sz w:val="24"/>
            <w:szCs w:val="24"/>
          </w:rPr>
          <w:t xml:space="preserve">decline since 1980 </w:t>
        </w:r>
        <w:r w:rsidR="00FD31AB" w:rsidRPr="008A021A" w:rsidDel="00561F47">
          <w:rPr>
            <w:rFonts w:ascii="Cambria" w:hAnsi="Cambria" w:cstheme="minorHAnsi"/>
            <w:sz w:val="24"/>
            <w:szCs w:val="24"/>
          </w:rPr>
          <w:t xml:space="preserve">following decades of consistent growth </w:t>
        </w:r>
        <w:r w:rsidRPr="008A021A" w:rsidDel="00561F47">
          <w:rPr>
            <w:rFonts w:ascii="Cambria" w:hAnsi="Cambria" w:cstheme="minorHAnsi"/>
            <w:sz w:val="24"/>
            <w:szCs w:val="24"/>
          </w:rPr>
          <w:fldChar w:fldCharType="begin"/>
        </w:r>
        <w:r w:rsidR="00BA2DB2" w:rsidRPr="008A021A" w:rsidDel="00561F47">
          <w:rPr>
            <w:rFonts w:ascii="Cambria" w:hAnsi="Cambria" w:cstheme="minorHAnsi"/>
            <w:sz w:val="24"/>
            <w:szCs w:val="24"/>
          </w:rPr>
          <w:instrText xml:space="preserve"> ADDIN ZOTERO_ITEM CSL_CITATION {"citationID":"a1osgjeotjf","properties":{"formattedCitation":"(Bishop, 2009; Molloy et al., 2011; Moretti, 2012)","plainCitation":"(Bishop, 2009; Molloy et al., 2011; Moretti, 2012)","noteIndex":0},"citationItems":[{"id":44,"uris":["http://zotero.org/users/834041/items/9ZCVHMVL"],"itemData":{"id":44,"type":"book","abstract":"The award-winning journalist reveals the untold story of why America is so culturally and politically divided in this groundbreaking book.   Armed with startling demographic data, Bill Bishop demonstrates how Americans have spent decades sorting themselves into alarmingly homogeneous communities—not by region or by state, but by city and neighborhood. With ever-increasing specificity, we choose the communities and media that are compatible with our lifestyles and beliefs. The result is a country that has become so ideologically inbred that people don't know and can't understand those who live just a few miles away. In The Big Sort, Bishop explores how this phenomenon came to be, and its dire implications for our country. He begins with stories about how we live today and then draws on history, economics, and our changing political landscape to create one of the most compelling big-picture accounts of America in recent memory.","ISBN":"978-0-547-52519-8","language":"en","note":"Google-Books-ID: 5q_qDwAAQBAJ","number-of-pages":"464","publisher":"Houghton Mifflin Harcourt","source":"Google Books","title":"The Big Sort: Why the Clustering of Like-Minded America Is Tearing Us Apart","title-short":"The Big Sort","author":[{"family":"Bishop","given":"Bill"}],"issued":{"date-parts":[["2009",5,11]]}}},{"id":48,"uris":["http://zotero.org/users/834041/items/PZMCX9KJ"],"itemData":{"id":48,"type":"article-journal","abstract":"This paper examines the history of internal migration in the United States since the 1980s. By most measures, internal migration in the United States is at a 30-year low. The widespread decline in migration rates across a large number of subpopulations suggests that broad-based economic forces are likely responsible for the decrease. An obvious question is the extent to which the recent housing market contraction and the recession may have caused this downward trend in migration: after all, relocation activity often involves both housing market activity and changes in employment. However, we find relatively small roles for both of these cyclical factors. While we will suggest a few other possible explanations for the recent decrease in migration, the puzzle remains. Finally, we compare U.S. migration to other developed countries. Despite the steady decline in U.S. migration, the commonly held belief that Americans are more mobile than their European counterparts still appears to hold true.","container-title":"Journal of Economic Perspectives","DOI":"10.1257/jep.25.3.173","ISSN":"0895-3309","issue":"3","journalAbbreviation":"Journal of Economic Perspectives","language":"en","page":"173-196","source":"DOI.org (Crossref)","title":"Internal Migration in the United States","volume":"25","author":[{"family":"Molloy","given":"Raven"},{"family":"Smith","given":"Christopher L"},{"family":"Wozniak","given":"Abigail"}],"issued":{"date-parts":[["2011",8,1]]}}},{"id":72,"uris":["http://zotero.org/users/834041/items/YFFRAFUL"],"itemData":{"id":72,"type":"book","abstract":"From a rising young economist, an examination of innovation and success, and where to find them in America. An unprecedented redistribution of jobs, population, and wealth is under way in America, and it is likely to accelerate in the years to come. America's new economic map shows growing differences, not just between people but especially between communities. In this important and persuasive book, U.C. Berkeley economist Enrico Moretti provides a fresh perspective on the tectonic shifts that are reshaping America's labor market--from globalization and income inequality to immigration and technological progress--and how these shifts are affecting our communities. Drawing on a wealth of stimulating new studies, Moretti uncovers what smart policies may be appropriate to address the social challenges that are arising. We're used to thinking of the United States in dichotomous terms: red versus blue, black versus white, haves versus have-nots. But today there are \"three\" Americas. At one extreme are the brain hubs--cities like San Francisco, Boston, Austin, and Durham--with a well-educated labor force and a strong innovation sector. Their workers are among the most productive, creative, and best paid on the planet. At the other extreme are cities once dominated by traditional manufacturing, which are declining rapidly, losing jobs and residents. In the middle are a number of cities that could go either way. For the past thirty years, the three Americas have been growing apart at an accelerating rate. This divergence is one the most important recent developments in the United States and is causing growing geographic disparities is all other aspects of our lives, from health and longevity to family stability and political engagement. But the winners and losers aren't necessarily who you'd expect. Moretti's groundbreaking research shows that you don't have to be a scientist or an engineer to thrive in one of these brain hubs. Among the beneficiaries are the workers who support the \"idea-creators\"--the carpenters, hair stylists, personal trainers, lawyers, doctors, teachers and the like. In fact, Moretti has shown that for every new innovation job in a city, five additional non-innovation jobs are created, and those workers earn higher salaries than their counterparts in other cities. It wasn't supposed to be this way. As the global economy shifted from manufacturing to innovation, geography was supposed to matter less. But the pundits were wrong. A new map is being drawn--the inevitable result of deep-seated but rarely discussed economic forces. These trends are reshaping the very fabric of our society. Dealing with this split--supporting growth in the hubs while arresting the decline elsewhere--will be the challenge of the century, and</w:instrText>
        </w:r>
        <w:r w:rsidR="00BA2DB2" w:rsidRPr="008A021A" w:rsidDel="00561F47">
          <w:rPr>
            <w:rFonts w:ascii="Cambria" w:eastAsia="MS Gothic" w:hAnsi="Cambria" w:cs="MS Gothic"/>
            <w:sz w:val="24"/>
            <w:szCs w:val="24"/>
          </w:rPr>
          <w:instrText xml:space="preserve">　</w:instrText>
        </w:r>
        <w:r w:rsidR="00BA2DB2" w:rsidRPr="008A021A" w:rsidDel="00561F47">
          <w:rPr>
            <w:rFonts w:ascii="Cambria" w:hAnsi="Cambria" w:cstheme="minorHAnsi"/>
            <w:sz w:val="24"/>
            <w:szCs w:val="24"/>
          </w:rPr>
          <w:instrText>\"The New Geography of Jobs\"</w:instrText>
        </w:r>
        <w:r w:rsidR="00BA2DB2" w:rsidRPr="008A021A" w:rsidDel="00561F47">
          <w:rPr>
            <w:rFonts w:ascii="Cambria" w:eastAsia="MS Gothic" w:hAnsi="Cambria" w:cs="MS Gothic"/>
            <w:sz w:val="24"/>
            <w:szCs w:val="24"/>
          </w:rPr>
          <w:instrText xml:space="preserve">　</w:instrText>
        </w:r>
        <w:r w:rsidR="00BA2DB2" w:rsidRPr="008A021A" w:rsidDel="00561F47">
          <w:rPr>
            <w:rFonts w:ascii="Cambria" w:hAnsi="Cambria" w:cstheme="minorHAnsi"/>
            <w:sz w:val="24"/>
            <w:szCs w:val="24"/>
          </w:rPr>
          <w:instrText xml:space="preserve">lights the way.","ISBN":"978-0-547-75011-8","language":"en","note":"Google-Books-ID: br0S54w0u_sC","number-of-pages":"310","publisher":"Houghton Mifflin Harcourt","source":"Google Books","title":"The New Geography of Jobs","author":[{"family":"Moretti","given":"Enrico"}],"issued":{"date-parts":[["2012"]]}}}],"schema":"https://github.com/citation-style-language/schema/raw/master/csl-citation.json"} </w:instrText>
        </w:r>
        <w:r w:rsidRPr="008A021A" w:rsidDel="00561F47">
          <w:rPr>
            <w:rFonts w:ascii="Cambria" w:hAnsi="Cambria" w:cstheme="minorHAnsi"/>
            <w:sz w:val="24"/>
            <w:szCs w:val="24"/>
          </w:rPr>
          <w:fldChar w:fldCharType="separate"/>
        </w:r>
        <w:r w:rsidR="00BA2DB2" w:rsidRPr="008A021A" w:rsidDel="00561F47">
          <w:rPr>
            <w:rFonts w:ascii="Cambria" w:hAnsi="Cambria" w:cs="Times New Roman"/>
            <w:sz w:val="24"/>
            <w:szCs w:val="24"/>
          </w:rPr>
          <w:t>(Bishop, 2009; Molloy et al., 2011; Moretti, 2012)</w:t>
        </w:r>
        <w:r w:rsidRPr="008A021A" w:rsidDel="00561F47">
          <w:rPr>
            <w:rFonts w:ascii="Cambria" w:hAnsi="Cambria" w:cstheme="minorHAnsi"/>
            <w:sz w:val="24"/>
            <w:szCs w:val="24"/>
          </w:rPr>
          <w:fldChar w:fldCharType="end"/>
        </w:r>
        <w:r w:rsidR="00CF4C1A" w:rsidRPr="008A021A" w:rsidDel="00561F47">
          <w:rPr>
            <w:rFonts w:ascii="Cambria" w:hAnsi="Cambria" w:cstheme="minorHAnsi"/>
            <w:sz w:val="24"/>
            <w:szCs w:val="24"/>
          </w:rPr>
          <w:t xml:space="preserve">.  </w:t>
        </w:r>
      </w:moveFrom>
      <w:moveFromRangeEnd w:id="104"/>
      <w:r w:rsidR="00EE3C86" w:rsidRPr="008A021A">
        <w:rPr>
          <w:rFonts w:ascii="Cambria" w:hAnsi="Cambria" w:cstheme="minorHAnsi"/>
          <w:sz w:val="24"/>
          <w:szCs w:val="24"/>
        </w:rPr>
        <w:t>W</w:t>
      </w:r>
      <w:r w:rsidR="00CB6322" w:rsidRPr="008A021A">
        <w:rPr>
          <w:rFonts w:ascii="Cambria" w:hAnsi="Cambria" w:cstheme="minorHAnsi"/>
          <w:sz w:val="24"/>
          <w:szCs w:val="24"/>
        </w:rPr>
        <w:t>hile inconclusive on the</w:t>
      </w:r>
      <w:del w:id="106" w:author="Tyler Frankenberg" w:date="2023-04-06T00:48:00Z">
        <w:r w:rsidR="00CB6322" w:rsidRPr="008A021A" w:rsidDel="00EC57D9">
          <w:rPr>
            <w:rFonts w:ascii="Cambria" w:hAnsi="Cambria" w:cstheme="minorHAnsi"/>
            <w:sz w:val="24"/>
            <w:szCs w:val="24"/>
          </w:rPr>
          <w:delText xml:space="preserve"> </w:delText>
        </w:r>
        <w:r w:rsidR="00EE3C86" w:rsidRPr="008A021A" w:rsidDel="00EC57D9">
          <w:rPr>
            <w:rFonts w:ascii="Cambria" w:hAnsi="Cambria" w:cstheme="minorHAnsi"/>
            <w:sz w:val="24"/>
            <w:szCs w:val="24"/>
          </w:rPr>
          <w:delText xml:space="preserve">shift </w:delText>
        </w:r>
      </w:del>
      <w:ins w:id="107" w:author="Tyler Frankenberg" w:date="2023-04-06T00:49:00Z">
        <w:r w:rsidR="00EC57D9">
          <w:rPr>
            <w:rFonts w:ascii="Cambria" w:hAnsi="Cambria" w:cstheme="minorHAnsi"/>
            <w:sz w:val="24"/>
            <w:szCs w:val="24"/>
          </w:rPr>
          <w:t xml:space="preserve"> </w:t>
        </w:r>
      </w:ins>
      <w:del w:id="108" w:author="Tyler Frankenberg" w:date="2023-04-06T00:49:00Z">
        <w:r w:rsidR="00EE3C86" w:rsidRPr="008A021A" w:rsidDel="00EC57D9">
          <w:rPr>
            <w:rFonts w:ascii="Cambria" w:hAnsi="Cambria" w:cstheme="minorHAnsi"/>
            <w:sz w:val="24"/>
            <w:szCs w:val="24"/>
          </w:rPr>
          <w:delText xml:space="preserve">and </w:delText>
        </w:r>
      </w:del>
      <w:r w:rsidR="00CB6322" w:rsidRPr="008A021A">
        <w:rPr>
          <w:rFonts w:ascii="Cambria" w:hAnsi="Cambria" w:cstheme="minorHAnsi"/>
          <w:sz w:val="24"/>
          <w:szCs w:val="24"/>
        </w:rPr>
        <w:t>causes of the</w:t>
      </w:r>
      <w:r w:rsidR="00D86693" w:rsidRPr="008A021A">
        <w:rPr>
          <w:rFonts w:ascii="Cambria" w:hAnsi="Cambria" w:cstheme="minorHAnsi"/>
          <w:sz w:val="24"/>
          <w:szCs w:val="24"/>
        </w:rPr>
        <w:t xml:space="preserve"> secular</w:t>
      </w:r>
      <w:r w:rsidR="00CB6322" w:rsidRPr="008A021A">
        <w:rPr>
          <w:rFonts w:ascii="Cambria" w:hAnsi="Cambria" w:cstheme="minorHAnsi"/>
          <w:sz w:val="24"/>
          <w:szCs w:val="24"/>
        </w:rPr>
        <w:t xml:space="preserve"> </w:t>
      </w:r>
      <w:r w:rsidR="00A03EB0" w:rsidRPr="008A021A">
        <w:rPr>
          <w:rFonts w:ascii="Cambria" w:hAnsi="Cambria" w:cstheme="minorHAnsi"/>
          <w:sz w:val="24"/>
          <w:szCs w:val="24"/>
        </w:rPr>
        <w:t xml:space="preserve">decline </w:t>
      </w:r>
      <w:ins w:id="109" w:author="Tyler Frankenberg" w:date="2023-04-06T00:49:00Z">
        <w:r w:rsidR="00EC57D9">
          <w:rPr>
            <w:rFonts w:ascii="Cambria" w:hAnsi="Cambria" w:cstheme="minorHAnsi"/>
            <w:sz w:val="24"/>
            <w:szCs w:val="24"/>
          </w:rPr>
          <w:t xml:space="preserve">in </w:t>
        </w:r>
        <w:r w:rsidR="00655BB0">
          <w:rPr>
            <w:rFonts w:ascii="Cambria" w:hAnsi="Cambria" w:cstheme="minorHAnsi"/>
            <w:sz w:val="24"/>
            <w:szCs w:val="24"/>
          </w:rPr>
          <w:t>internal migration since 1980</w:t>
        </w:r>
      </w:ins>
      <w:del w:id="110" w:author="Tyler Frankenberg" w:date="2023-04-06T00:49:00Z">
        <w:r w:rsidR="00CB6322" w:rsidRPr="008A021A" w:rsidDel="00EC57D9">
          <w:rPr>
            <w:rFonts w:ascii="Cambria" w:hAnsi="Cambria" w:cstheme="minorHAnsi"/>
            <w:sz w:val="24"/>
            <w:szCs w:val="24"/>
          </w:rPr>
          <w:delText>over this time period</w:delText>
        </w:r>
      </w:del>
      <w:r w:rsidR="00A03EB0" w:rsidRPr="008A021A">
        <w:rPr>
          <w:rFonts w:ascii="Cambria" w:hAnsi="Cambria" w:cstheme="minorHAnsi"/>
          <w:sz w:val="24"/>
          <w:szCs w:val="24"/>
        </w:rPr>
        <w:t xml:space="preserve">, </w:t>
      </w:r>
      <w:r w:rsidR="00243715"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{"citationID":"a1tpiffsju9","properties":{"formattedCitation":"\\uldash{(Molloy et al., 2011)}","plainCitation":"(Molloy et al., 2011)","dontUpdate":true,"noteIndex":0},"citationItems":[{"id":48,"uris":["http://zotero.org/users/834041/items/PZMCX9KJ"],"itemData":{"id":48,"type":"article-journal","abstract":"This paper examines the history of internal migration in the United States since the 1980s. By most measures, internal migration in the United States is at a 30-year low. The widespread decline in migration rates across a large number of subpopulations suggests that broad-based economic forces are likely responsible for the decrease. An obvious question is the extent to which the recent housing market contraction and the recession may have caused this downward trend in migration: after all, relocation activity often involves both housing market activity and changes in employment. However, we find relatively small roles for both of these cyclical factors. While we will suggest a few other possible explanations for the recent decrease in migration, the puzzle remains. Finally, we compare U.S. migration to other developed countries. Despite the steady decline in U.S. migration, the commonly held belief that Americans are more mobile than their European counterparts still appears to hold true.","container-title":"Journal of Economic Perspectives","DOI":"10.1257/jep.25.3.173","ISSN":"0895-3309","issue":"3","journalAbbreviation":"Journal of Economic Perspectives","language":"en","page":"173-196","source":"DOI.org (Crossref)","title":"Internal Migration in the United States","volume":"25","author":[{"family":"Molloy","given":"Raven"},{"family":"Smith","given":"Christopher L"},{"family":"Wozniak","given":"Abigail"}],"issued":{"date-parts":[["2011",8,1]]}}}],"schema":"https://github.com/citation-style-language/schema/raw/master/csl-citation.json"} </w:instrText>
      </w:r>
      <w:r w:rsidR="00243715" w:rsidRPr="008A021A">
        <w:rPr>
          <w:rFonts w:ascii="Cambria" w:hAnsi="Cambria" w:cstheme="minorHAnsi"/>
          <w:sz w:val="24"/>
          <w:szCs w:val="24"/>
          <w:highlight w:val="yellow"/>
        </w:rPr>
        <w:fldChar w:fldCharType="separate"/>
      </w:r>
      <w:r w:rsidR="00243715" w:rsidRPr="008A021A">
        <w:rPr>
          <w:rFonts w:ascii="Cambria" w:hAnsi="Cambria" w:cstheme="minorHAnsi"/>
          <w:sz w:val="24"/>
          <w:szCs w:val="24"/>
          <w:highlight w:val="yellow"/>
          <w:u w:val="dash"/>
        </w:rPr>
        <w:t xml:space="preserve">Molloy et al., </w:t>
      </w:r>
      <w:r w:rsidR="00D86693" w:rsidRPr="008A021A">
        <w:rPr>
          <w:rFonts w:ascii="Cambria" w:hAnsi="Cambria" w:cstheme="minorHAnsi"/>
          <w:sz w:val="24"/>
          <w:szCs w:val="24"/>
          <w:highlight w:val="yellow"/>
          <w:u w:val="dash"/>
        </w:rPr>
        <w:t>(</w:t>
      </w:r>
      <w:r w:rsidR="00243715" w:rsidRPr="008A021A">
        <w:rPr>
          <w:rFonts w:ascii="Cambria" w:hAnsi="Cambria" w:cstheme="minorHAnsi"/>
          <w:sz w:val="24"/>
          <w:szCs w:val="24"/>
          <w:highlight w:val="yellow"/>
          <w:u w:val="dash"/>
        </w:rPr>
        <w:t>2011)</w:t>
      </w:r>
      <w:r w:rsidR="00243715" w:rsidRPr="008A021A">
        <w:rPr>
          <w:rFonts w:ascii="Cambria" w:hAnsi="Cambria" w:cstheme="minorHAnsi"/>
          <w:sz w:val="24"/>
          <w:szCs w:val="24"/>
          <w:highlight w:val="yellow"/>
        </w:rPr>
        <w:fldChar w:fldCharType="end"/>
      </w:r>
      <w:r w:rsidR="00243715" w:rsidRPr="008A021A">
        <w:rPr>
          <w:rFonts w:ascii="Cambria" w:hAnsi="Cambria" w:cstheme="minorHAnsi"/>
          <w:sz w:val="24"/>
          <w:szCs w:val="24"/>
        </w:rPr>
        <w:t xml:space="preserve"> </w:t>
      </w:r>
      <w:r w:rsidR="00A03EB0" w:rsidRPr="008A021A">
        <w:rPr>
          <w:rFonts w:ascii="Cambria" w:hAnsi="Cambria" w:cstheme="minorHAnsi"/>
          <w:sz w:val="24"/>
          <w:szCs w:val="24"/>
        </w:rPr>
        <w:t xml:space="preserve">profile the demographic categories </w:t>
      </w:r>
      <w:r w:rsidR="00817490" w:rsidRPr="008A021A">
        <w:rPr>
          <w:rFonts w:ascii="Cambria" w:hAnsi="Cambria" w:cstheme="minorHAnsi"/>
          <w:sz w:val="24"/>
          <w:szCs w:val="24"/>
        </w:rPr>
        <w:t>among which the disparities in likelihood to relocate are greatest</w:t>
      </w:r>
      <w:r w:rsidR="00FE6917" w:rsidRPr="008A021A">
        <w:rPr>
          <w:rFonts w:ascii="Cambria" w:hAnsi="Cambria" w:cstheme="minorHAnsi"/>
          <w:sz w:val="24"/>
          <w:szCs w:val="24"/>
        </w:rPr>
        <w:t>:  in short, i</w:t>
      </w:r>
      <w:r w:rsidR="004839C5" w:rsidRPr="008A021A">
        <w:rPr>
          <w:rFonts w:ascii="Cambria" w:hAnsi="Cambria" w:cstheme="minorHAnsi"/>
          <w:sz w:val="24"/>
          <w:szCs w:val="24"/>
        </w:rPr>
        <w:t>ndividuals with at least some college education are more likely to relocate across large distances than workers with less educatio</w:t>
      </w:r>
      <w:r w:rsidR="00FE6917" w:rsidRPr="008A021A">
        <w:rPr>
          <w:rFonts w:ascii="Cambria" w:hAnsi="Cambria" w:cstheme="minorHAnsi"/>
          <w:sz w:val="24"/>
          <w:szCs w:val="24"/>
        </w:rPr>
        <w:t>n; i</w:t>
      </w:r>
      <w:r w:rsidR="00CC1722" w:rsidRPr="008A021A">
        <w:rPr>
          <w:rFonts w:ascii="Cambria" w:hAnsi="Cambria" w:cstheme="minorHAnsi"/>
          <w:sz w:val="24"/>
          <w:szCs w:val="24"/>
        </w:rPr>
        <w:t xml:space="preserve">ndividuals younger than 45 are more likely than </w:t>
      </w:r>
      <w:r w:rsidR="00097E94" w:rsidRPr="008A021A">
        <w:rPr>
          <w:rFonts w:ascii="Cambria" w:hAnsi="Cambria" w:cstheme="minorHAnsi"/>
          <w:sz w:val="24"/>
          <w:szCs w:val="24"/>
        </w:rPr>
        <w:t>i</w:t>
      </w:r>
      <w:r w:rsidR="00CC1722" w:rsidRPr="008A021A">
        <w:rPr>
          <w:rFonts w:ascii="Cambria" w:hAnsi="Cambria" w:cstheme="minorHAnsi"/>
          <w:sz w:val="24"/>
          <w:szCs w:val="24"/>
        </w:rPr>
        <w:t>ndividuals over 45</w:t>
      </w:r>
      <w:r w:rsidR="00FE6917" w:rsidRPr="008A021A">
        <w:rPr>
          <w:rFonts w:ascii="Cambria" w:hAnsi="Cambria" w:cstheme="minorHAnsi"/>
          <w:sz w:val="24"/>
          <w:szCs w:val="24"/>
        </w:rPr>
        <w:t>; and r</w:t>
      </w:r>
      <w:r w:rsidR="00097E94" w:rsidRPr="008A021A">
        <w:rPr>
          <w:rFonts w:ascii="Cambria" w:hAnsi="Cambria" w:cstheme="minorHAnsi"/>
          <w:sz w:val="24"/>
          <w:szCs w:val="24"/>
        </w:rPr>
        <w:t>enters are more likely than homeowners</w:t>
      </w:r>
      <w:r w:rsidR="00FE6917" w:rsidRPr="008A021A">
        <w:rPr>
          <w:rFonts w:ascii="Cambria" w:hAnsi="Cambria" w:cstheme="minorHAnsi"/>
          <w:sz w:val="24"/>
          <w:szCs w:val="24"/>
        </w:rPr>
        <w:t>.</w:t>
      </w:r>
      <w:r w:rsidR="008374DE" w:rsidRPr="008A021A">
        <w:rPr>
          <w:rFonts w:ascii="Cambria" w:hAnsi="Cambria" w:cstheme="minorHAnsi"/>
          <w:sz w:val="24"/>
          <w:szCs w:val="24"/>
        </w:rPr>
        <w:t xml:space="preserve">  </w:t>
      </w:r>
    </w:p>
    <w:p w14:paraId="25F09E26" w14:textId="1E122512" w:rsidR="00D5235B" w:rsidRPr="008A021A" w:rsidRDefault="00593035" w:rsidP="0045574A">
      <w:pPr>
        <w:pStyle w:val="NoSpacing"/>
        <w:ind w:firstLine="360"/>
        <w:rPr>
          <w:rFonts w:ascii="Cambria" w:hAnsi="Cambria" w:cstheme="minorHAnsi"/>
          <w:sz w:val="24"/>
          <w:szCs w:val="24"/>
        </w:rPr>
      </w:pPr>
      <w:r w:rsidRPr="008A021A">
        <w:rPr>
          <w:rFonts w:ascii="Cambria" w:hAnsi="Cambria" w:cstheme="minorHAnsi"/>
          <w:sz w:val="24"/>
          <w:szCs w:val="24"/>
        </w:rPr>
        <w:t xml:space="preserve">The </w:t>
      </w:r>
      <w:r w:rsidR="00BC7272" w:rsidRPr="008A021A">
        <w:rPr>
          <w:rFonts w:ascii="Cambria" w:hAnsi="Cambria" w:cstheme="minorHAnsi"/>
          <w:sz w:val="24"/>
          <w:szCs w:val="24"/>
        </w:rPr>
        <w:t>tendency of</w:t>
      </w:r>
      <w:r w:rsidR="00C07AD0" w:rsidRPr="008A021A">
        <w:rPr>
          <w:rFonts w:ascii="Cambria" w:hAnsi="Cambria" w:cstheme="minorHAnsi"/>
          <w:sz w:val="24"/>
          <w:szCs w:val="24"/>
        </w:rPr>
        <w:t xml:space="preserve"> </w:t>
      </w:r>
      <w:r w:rsidR="004607BF" w:rsidRPr="008A021A">
        <w:rPr>
          <w:rFonts w:ascii="Cambria" w:hAnsi="Cambria" w:cstheme="minorHAnsi"/>
          <w:sz w:val="24"/>
          <w:szCs w:val="24"/>
        </w:rPr>
        <w:t xml:space="preserve">highly-educated, </w:t>
      </w:r>
      <w:r w:rsidR="00C07AD0" w:rsidRPr="008A021A">
        <w:rPr>
          <w:rFonts w:ascii="Cambria" w:hAnsi="Cambria" w:cstheme="minorHAnsi"/>
          <w:sz w:val="24"/>
          <w:szCs w:val="24"/>
        </w:rPr>
        <w:t>high</w:t>
      </w:r>
      <w:r w:rsidR="00DD2584" w:rsidRPr="008A021A">
        <w:rPr>
          <w:rFonts w:ascii="Cambria" w:hAnsi="Cambria" w:cstheme="minorHAnsi"/>
          <w:sz w:val="24"/>
          <w:szCs w:val="24"/>
        </w:rPr>
        <w:t>l</w:t>
      </w:r>
      <w:r w:rsidR="005D34A3" w:rsidRPr="008A021A">
        <w:rPr>
          <w:rFonts w:ascii="Cambria" w:hAnsi="Cambria" w:cstheme="minorHAnsi"/>
          <w:sz w:val="24"/>
          <w:szCs w:val="24"/>
        </w:rPr>
        <w:t>y</w:t>
      </w:r>
      <w:r w:rsidR="00BC7272" w:rsidRPr="008A021A">
        <w:rPr>
          <w:rFonts w:ascii="Cambria" w:hAnsi="Cambria" w:cstheme="minorHAnsi"/>
          <w:sz w:val="24"/>
          <w:szCs w:val="24"/>
        </w:rPr>
        <w:t>-</w:t>
      </w:r>
      <w:r w:rsidR="005D34A3" w:rsidRPr="008A021A">
        <w:rPr>
          <w:rFonts w:ascii="Cambria" w:hAnsi="Cambria" w:cstheme="minorHAnsi"/>
          <w:sz w:val="24"/>
          <w:szCs w:val="24"/>
        </w:rPr>
        <w:t xml:space="preserve">skilled workers </w:t>
      </w:r>
      <w:r w:rsidR="008A06E0" w:rsidRPr="008A021A">
        <w:rPr>
          <w:rFonts w:ascii="Cambria" w:hAnsi="Cambria" w:cstheme="minorHAnsi"/>
          <w:sz w:val="24"/>
          <w:szCs w:val="24"/>
        </w:rPr>
        <w:t xml:space="preserve">in particular </w:t>
      </w:r>
      <w:r w:rsidR="000E7F18" w:rsidRPr="008A021A">
        <w:rPr>
          <w:rFonts w:ascii="Cambria" w:hAnsi="Cambria" w:cstheme="minorHAnsi"/>
          <w:sz w:val="24"/>
          <w:szCs w:val="24"/>
        </w:rPr>
        <w:t>to</w:t>
      </w:r>
      <w:r w:rsidR="00BC7272" w:rsidRPr="008A021A">
        <w:rPr>
          <w:rFonts w:ascii="Cambria" w:hAnsi="Cambria" w:cstheme="minorHAnsi"/>
          <w:sz w:val="24"/>
          <w:szCs w:val="24"/>
        </w:rPr>
        <w:t xml:space="preserve"> relocate to centers</w:t>
      </w:r>
      <w:r w:rsidR="000E7F18" w:rsidRPr="008A021A">
        <w:rPr>
          <w:rFonts w:ascii="Cambria" w:hAnsi="Cambria" w:cstheme="minorHAnsi"/>
          <w:sz w:val="24"/>
          <w:szCs w:val="24"/>
        </w:rPr>
        <w:t xml:space="preserve"> of</w:t>
      </w:r>
      <w:r w:rsidR="0080679F" w:rsidRPr="008A021A">
        <w:rPr>
          <w:rFonts w:ascii="Cambria" w:hAnsi="Cambria" w:cstheme="minorHAnsi"/>
          <w:sz w:val="24"/>
          <w:szCs w:val="24"/>
        </w:rPr>
        <w:t xml:space="preserve"> technological innovation </w:t>
      </w:r>
      <w:r w:rsidR="00BC7272" w:rsidRPr="008A021A">
        <w:rPr>
          <w:rFonts w:ascii="Cambria" w:hAnsi="Cambria" w:cstheme="minorHAnsi"/>
          <w:sz w:val="24"/>
          <w:szCs w:val="24"/>
        </w:rPr>
        <w:t xml:space="preserve">like </w:t>
      </w:r>
      <w:r w:rsidR="00750076" w:rsidRPr="008A021A">
        <w:rPr>
          <w:rFonts w:ascii="Cambria" w:hAnsi="Cambria" w:cstheme="minorHAnsi"/>
          <w:sz w:val="24"/>
          <w:szCs w:val="24"/>
        </w:rPr>
        <w:t xml:space="preserve">Silicon Valley, Boston, and Seattle </w:t>
      </w:r>
      <w:r w:rsidR="004607BF" w:rsidRPr="008A021A">
        <w:rPr>
          <w:rFonts w:ascii="Cambria" w:hAnsi="Cambria" w:cstheme="minorHAnsi"/>
          <w:sz w:val="24"/>
          <w:szCs w:val="24"/>
        </w:rPr>
        <w:t xml:space="preserve">and become more concentrated </w:t>
      </w:r>
      <w:r w:rsidR="00180611" w:rsidRPr="008A021A">
        <w:rPr>
          <w:rFonts w:ascii="Cambria" w:hAnsi="Cambria" w:cstheme="minorHAnsi"/>
          <w:sz w:val="24"/>
          <w:szCs w:val="24"/>
        </w:rPr>
        <w:t>there</w:t>
      </w:r>
      <w:r w:rsidR="00714D2C" w:rsidRPr="008A021A">
        <w:rPr>
          <w:rFonts w:ascii="Cambria" w:hAnsi="Cambria" w:cstheme="minorHAnsi"/>
          <w:sz w:val="24"/>
          <w:szCs w:val="24"/>
        </w:rPr>
        <w:t xml:space="preserve"> over this time period</w:t>
      </w:r>
      <w:r w:rsidR="00180611" w:rsidRPr="008A021A">
        <w:rPr>
          <w:rFonts w:ascii="Cambria" w:hAnsi="Cambria" w:cstheme="minorHAnsi"/>
          <w:sz w:val="24"/>
          <w:szCs w:val="24"/>
        </w:rPr>
        <w:t xml:space="preserve"> </w:t>
      </w:r>
      <w:r w:rsidR="00180611" w:rsidRPr="008A021A">
        <w:rPr>
          <w:rFonts w:ascii="Cambria" w:hAnsi="Cambria" w:cstheme="minorHAnsi"/>
          <w:sz w:val="24"/>
          <w:szCs w:val="24"/>
        </w:rPr>
        <w:fldChar w:fldCharType="begin"/>
      </w:r>
      <w:r w:rsidR="00BA2DB2" w:rsidRPr="008A021A">
        <w:rPr>
          <w:rFonts w:ascii="Cambria" w:hAnsi="Cambria" w:cstheme="minorHAnsi"/>
          <w:sz w:val="24"/>
          <w:szCs w:val="24"/>
        </w:rPr>
        <w:instrText xml:space="preserve"> ADDIN ZOTERO_ITEM CSL_CITATION {"citationID":"a26hmf9rhav","properties":{"formattedCitation":"(Berry &amp; Glaeser, 2005)","plainCitation":"(Berry &amp; Glaeser, 2005)","noteIndex":0},"citationItems":[{"id":218,"uris":["http://zotero.org/users/834041/items/JZ8LGVHG"],"itemData":{"id":218,"type":"report","event-place":"Cambridge, MA","language":"en","note":"DOI: 10.3386/w11617","number":"w11617","page":"w11617","publisher":"National Bureau of Economic Research","publisher-place":"Cambridge, MA","source":"DOI.org (Crossref)","title":"The Divergence of Human Capital Levels Across Cities","URL":"http://www.nber.org/papers/w11617.pdf","author":[{"family":"Berry","given":"Christopher"},{"family":"Glaeser","given":"Edward"}],"accessed":{"date-parts":[["2023",3,26]]},"issued":{"date-parts":[["2005",9]]}}}],"schema":"https://github.com/citation-style-language/schema/raw/master/csl-citation.json"} </w:instrText>
      </w:r>
      <w:r w:rsidR="00180611" w:rsidRPr="008A021A">
        <w:rPr>
          <w:rFonts w:ascii="Cambria" w:hAnsi="Cambria" w:cstheme="minorHAnsi"/>
          <w:sz w:val="24"/>
          <w:szCs w:val="24"/>
        </w:rPr>
        <w:fldChar w:fldCharType="separate"/>
      </w:r>
      <w:r w:rsidR="00BA2DB2" w:rsidRPr="008A021A">
        <w:rPr>
          <w:rFonts w:ascii="Cambria" w:hAnsi="Cambria" w:cs="Times New Roman"/>
          <w:sz w:val="24"/>
          <w:szCs w:val="24"/>
        </w:rPr>
        <w:t>(Berry &amp; Glaeser, 2005)</w:t>
      </w:r>
      <w:r w:rsidR="00180611" w:rsidRPr="008A021A">
        <w:rPr>
          <w:rFonts w:ascii="Cambria" w:hAnsi="Cambria" w:cstheme="minorHAnsi"/>
          <w:sz w:val="24"/>
          <w:szCs w:val="24"/>
        </w:rPr>
        <w:fldChar w:fldCharType="end"/>
      </w:r>
      <w:r w:rsidR="00750076" w:rsidRPr="008A021A">
        <w:rPr>
          <w:rFonts w:ascii="Cambria" w:hAnsi="Cambria" w:cstheme="minorHAnsi"/>
          <w:sz w:val="24"/>
          <w:szCs w:val="24"/>
        </w:rPr>
        <w:t xml:space="preserve"> </w:t>
      </w:r>
      <w:r w:rsidR="00B162BA" w:rsidRPr="008A021A">
        <w:rPr>
          <w:rFonts w:ascii="Cambria" w:hAnsi="Cambria" w:cstheme="minorHAnsi"/>
          <w:sz w:val="24"/>
          <w:szCs w:val="24"/>
        </w:rPr>
        <w:t>is</w:t>
      </w:r>
      <w:r w:rsidR="00026763" w:rsidRPr="008A021A">
        <w:rPr>
          <w:rFonts w:ascii="Cambria" w:hAnsi="Cambria" w:cstheme="minorHAnsi"/>
          <w:sz w:val="24"/>
          <w:szCs w:val="24"/>
        </w:rPr>
        <w:t xml:space="preserve"> a particular focus of the literature</w:t>
      </w:r>
      <w:r w:rsidR="00DF02A8" w:rsidRPr="008A021A">
        <w:rPr>
          <w:rFonts w:ascii="Cambria" w:hAnsi="Cambria" w:cstheme="minorHAnsi"/>
          <w:sz w:val="24"/>
          <w:szCs w:val="24"/>
        </w:rPr>
        <w:t xml:space="preserve">. </w:t>
      </w:r>
      <w:r w:rsidR="007D1FF2" w:rsidRPr="008A021A">
        <w:rPr>
          <w:rFonts w:ascii="Cambria" w:hAnsi="Cambria" w:cstheme="minorHAnsi"/>
          <w:sz w:val="24"/>
          <w:szCs w:val="24"/>
        </w:rPr>
        <w:t xml:space="preserve"> </w:t>
      </w:r>
      <w:r w:rsidR="00180611" w:rsidRPr="008A021A">
        <w:rPr>
          <w:rFonts w:ascii="Cambria" w:hAnsi="Cambria" w:cstheme="minorHAnsi"/>
          <w:sz w:val="24"/>
          <w:szCs w:val="24"/>
        </w:rPr>
        <w:t xml:space="preserve">This </w:t>
      </w:r>
      <w:r w:rsidR="007D1FF2" w:rsidRPr="008A021A">
        <w:rPr>
          <w:rFonts w:ascii="Cambria" w:hAnsi="Cambria" w:cstheme="minorHAnsi"/>
          <w:sz w:val="24"/>
          <w:szCs w:val="24"/>
        </w:rPr>
        <w:t xml:space="preserve">population dynamic </w:t>
      </w:r>
      <w:r w:rsidR="00180611" w:rsidRPr="008A021A">
        <w:rPr>
          <w:rFonts w:ascii="Cambria" w:hAnsi="Cambria" w:cstheme="minorHAnsi"/>
          <w:sz w:val="24"/>
          <w:szCs w:val="24"/>
        </w:rPr>
        <w:t>and its impact on America’s cities, economy, and civ</w:t>
      </w:r>
      <w:r w:rsidR="004842A4" w:rsidRPr="008A021A">
        <w:rPr>
          <w:rFonts w:ascii="Cambria" w:hAnsi="Cambria" w:cstheme="minorHAnsi"/>
          <w:sz w:val="24"/>
          <w:szCs w:val="24"/>
        </w:rPr>
        <w:t>ic life has been popularized especially in the work</w:t>
      </w:r>
      <w:r w:rsidR="0045574A" w:rsidRPr="008A021A">
        <w:rPr>
          <w:rFonts w:ascii="Cambria" w:hAnsi="Cambria" w:cstheme="minorHAnsi"/>
          <w:sz w:val="24"/>
          <w:szCs w:val="24"/>
        </w:rPr>
        <w:t xml:space="preserve"> of </w:t>
      </w:r>
      <w:r w:rsidR="00547869" w:rsidRPr="008A021A">
        <w:rPr>
          <w:rFonts w:ascii="Cambria" w:hAnsi="Cambria" w:cstheme="minorHAnsi"/>
          <w:sz w:val="24"/>
          <w:szCs w:val="24"/>
          <w:highlight w:val="yellow"/>
        </w:rPr>
        <w:t xml:space="preserve">and economist Enrico Moretti in </w:t>
      </w:r>
      <w:r w:rsidR="00547869" w:rsidRPr="008A021A">
        <w:rPr>
          <w:rFonts w:ascii="Cambria" w:hAnsi="Cambria" w:cstheme="minorHAnsi"/>
          <w:i/>
          <w:iCs/>
          <w:sz w:val="24"/>
          <w:szCs w:val="24"/>
          <w:highlight w:val="yellow"/>
        </w:rPr>
        <w:t xml:space="preserve">The New Geography of Jobs </w:t>
      </w:r>
      <w:r w:rsidR="00547869" w:rsidRPr="008A021A">
        <w:rPr>
          <w:rFonts w:ascii="Cambria" w:hAnsi="Cambria" w:cstheme="minorHAnsi"/>
          <w:sz w:val="24"/>
          <w:szCs w:val="24"/>
          <w:highlight w:val="yellow"/>
        </w:rPr>
        <w:t>(2012)</w:t>
      </w:r>
      <w:r w:rsidR="00547869" w:rsidRPr="008A021A">
        <w:rPr>
          <w:rFonts w:ascii="Cambria" w:hAnsi="Cambria" w:cstheme="minorHAnsi"/>
          <w:sz w:val="24"/>
          <w:szCs w:val="24"/>
        </w:rPr>
        <w:t xml:space="preserve">, whose work centers on the character of this structural shift in the labor market; of </w:t>
      </w:r>
      <w:r w:rsidR="0045574A" w:rsidRPr="008A021A">
        <w:rPr>
          <w:rFonts w:ascii="Cambria" w:hAnsi="Cambria" w:cstheme="minorHAnsi"/>
          <w:sz w:val="24"/>
          <w:szCs w:val="24"/>
          <w:highlight w:val="yellow"/>
        </w:rPr>
        <w:t xml:space="preserve">urbanist Richard Florida </w:t>
      </w:r>
      <w:r w:rsidR="005056AF" w:rsidRPr="008A021A">
        <w:rPr>
          <w:rFonts w:ascii="Cambria" w:hAnsi="Cambria" w:cstheme="minorHAnsi"/>
          <w:sz w:val="24"/>
          <w:szCs w:val="24"/>
          <w:highlight w:val="yellow"/>
        </w:rPr>
        <w:t xml:space="preserve">in </w:t>
      </w:r>
      <w:r w:rsidR="005056AF" w:rsidRPr="008A021A">
        <w:rPr>
          <w:rFonts w:ascii="Cambria" w:hAnsi="Cambria" w:cstheme="minorHAnsi"/>
          <w:i/>
          <w:iCs/>
          <w:sz w:val="24"/>
          <w:szCs w:val="24"/>
          <w:highlight w:val="yellow"/>
        </w:rPr>
        <w:t xml:space="preserve">The Rise of the Creative Class </w:t>
      </w:r>
      <w:r w:rsidR="0045574A" w:rsidRPr="008A021A">
        <w:rPr>
          <w:rFonts w:ascii="Cambria" w:hAnsi="Cambria" w:cstheme="minorHAnsi"/>
          <w:sz w:val="24"/>
          <w:szCs w:val="24"/>
          <w:highlight w:val="yellow"/>
        </w:rPr>
        <w:t>(2002</w:t>
      </w:r>
      <w:r w:rsidR="00F454AB" w:rsidRPr="008A021A">
        <w:rPr>
          <w:rFonts w:ascii="Cambria" w:hAnsi="Cambria" w:cstheme="minorHAnsi"/>
          <w:sz w:val="24"/>
          <w:szCs w:val="24"/>
          <w:highlight w:val="yellow"/>
        </w:rPr>
        <w:t>, 2014, 2019</w:t>
      </w:r>
      <w:r w:rsidR="0045574A" w:rsidRPr="008A021A">
        <w:rPr>
          <w:rFonts w:ascii="Cambria" w:hAnsi="Cambria" w:cstheme="minorHAnsi"/>
          <w:sz w:val="24"/>
          <w:szCs w:val="24"/>
          <w:highlight w:val="yellow"/>
        </w:rPr>
        <w:t xml:space="preserve">), </w:t>
      </w:r>
      <w:r w:rsidR="00D5235B" w:rsidRPr="008A021A">
        <w:rPr>
          <w:rFonts w:ascii="Cambria" w:hAnsi="Cambria" w:cstheme="minorHAnsi"/>
          <w:sz w:val="24"/>
          <w:szCs w:val="24"/>
          <w:highlight w:val="yellow"/>
        </w:rPr>
        <w:t xml:space="preserve">who focuses on strategies for successful revival of post-industrial cities; </w:t>
      </w:r>
      <w:r w:rsidR="0045574A" w:rsidRPr="008A021A">
        <w:rPr>
          <w:rFonts w:ascii="Cambria" w:hAnsi="Cambria" w:cstheme="minorHAnsi"/>
          <w:sz w:val="24"/>
          <w:szCs w:val="24"/>
          <w:highlight w:val="yellow"/>
        </w:rPr>
        <w:t>sociologist Bill Bishop</w:t>
      </w:r>
      <w:r w:rsidR="005056AF" w:rsidRPr="008A021A">
        <w:rPr>
          <w:rFonts w:ascii="Cambria" w:hAnsi="Cambria" w:cstheme="minorHAnsi"/>
          <w:sz w:val="24"/>
          <w:szCs w:val="24"/>
          <w:highlight w:val="yellow"/>
        </w:rPr>
        <w:t xml:space="preserve"> in </w:t>
      </w:r>
      <w:r w:rsidR="005056AF" w:rsidRPr="008A021A">
        <w:rPr>
          <w:rFonts w:ascii="Cambria" w:hAnsi="Cambria" w:cstheme="minorHAnsi"/>
          <w:i/>
          <w:iCs/>
          <w:sz w:val="24"/>
          <w:szCs w:val="24"/>
          <w:highlight w:val="yellow"/>
        </w:rPr>
        <w:t>The Big Sort</w:t>
      </w:r>
      <w:r w:rsidR="00DD2EF6" w:rsidRPr="008A021A">
        <w:rPr>
          <w:rFonts w:ascii="Cambria" w:hAnsi="Cambria" w:cstheme="minorHAnsi"/>
          <w:i/>
          <w:iCs/>
          <w:sz w:val="24"/>
          <w:szCs w:val="24"/>
          <w:highlight w:val="yellow"/>
        </w:rPr>
        <w:t>:</w:t>
      </w:r>
      <w:r w:rsidR="006B15F7" w:rsidRPr="008A021A">
        <w:rPr>
          <w:rFonts w:ascii="Cambria" w:hAnsi="Cambria" w:cstheme="minorHAnsi"/>
          <w:i/>
          <w:iCs/>
          <w:sz w:val="24"/>
          <w:szCs w:val="24"/>
          <w:highlight w:val="yellow"/>
        </w:rPr>
        <w:t xml:space="preserve"> Why the Clustering of Like-Minded America is Tearing Us Apart</w:t>
      </w:r>
      <w:r w:rsidR="00DD2EF6" w:rsidRPr="008A021A">
        <w:rPr>
          <w:rFonts w:ascii="Cambria" w:hAnsi="Cambria" w:cstheme="minorHAnsi"/>
          <w:i/>
          <w:iCs/>
          <w:sz w:val="24"/>
          <w:szCs w:val="24"/>
          <w:highlight w:val="yellow"/>
        </w:rPr>
        <w:t xml:space="preserve"> </w:t>
      </w:r>
      <w:r w:rsidR="0045574A" w:rsidRPr="008A021A">
        <w:rPr>
          <w:rFonts w:ascii="Cambria" w:hAnsi="Cambria" w:cstheme="minorHAnsi"/>
          <w:sz w:val="24"/>
          <w:szCs w:val="24"/>
          <w:highlight w:val="yellow"/>
        </w:rPr>
        <w:t xml:space="preserve"> (2008)</w:t>
      </w:r>
      <w:r w:rsidR="009A5874" w:rsidRPr="008A021A">
        <w:rPr>
          <w:rFonts w:ascii="Cambria" w:hAnsi="Cambria" w:cstheme="minorHAnsi"/>
          <w:sz w:val="24"/>
          <w:szCs w:val="24"/>
          <w:highlight w:val="yellow"/>
        </w:rPr>
        <w:t>,</w:t>
      </w:r>
      <w:r w:rsidR="0045574A" w:rsidRPr="008A021A">
        <w:rPr>
          <w:rFonts w:ascii="Cambria" w:hAnsi="Cambria" w:cstheme="minorHAnsi"/>
          <w:sz w:val="24"/>
          <w:szCs w:val="24"/>
          <w:highlight w:val="yellow"/>
        </w:rPr>
        <w:t xml:space="preserve"> </w:t>
      </w:r>
      <w:r w:rsidR="00D5235B" w:rsidRPr="008A021A">
        <w:rPr>
          <w:rFonts w:ascii="Cambria" w:hAnsi="Cambria" w:cstheme="minorHAnsi"/>
          <w:sz w:val="24"/>
          <w:szCs w:val="24"/>
          <w:highlight w:val="yellow"/>
        </w:rPr>
        <w:t>who examines the impact of geographic segregation on political polarization</w:t>
      </w:r>
      <w:r w:rsidR="00FD7CCC" w:rsidRPr="008A021A">
        <w:rPr>
          <w:rFonts w:ascii="Cambria" w:hAnsi="Cambria" w:cstheme="minorHAnsi"/>
          <w:sz w:val="24"/>
          <w:szCs w:val="24"/>
        </w:rPr>
        <w:t>.</w:t>
      </w:r>
    </w:p>
    <w:p w14:paraId="5AD16075" w14:textId="072C1299" w:rsidR="0072729D" w:rsidRPr="008A021A" w:rsidRDefault="0045574A" w:rsidP="0045574A">
      <w:pPr>
        <w:pStyle w:val="NoSpacing"/>
        <w:ind w:firstLine="360"/>
        <w:rPr>
          <w:rFonts w:ascii="Cambria" w:hAnsi="Cambria" w:cstheme="minorHAnsi"/>
          <w:sz w:val="24"/>
          <w:szCs w:val="24"/>
        </w:rPr>
      </w:pPr>
      <w:r w:rsidRPr="008A021A">
        <w:rPr>
          <w:rFonts w:ascii="Cambria" w:hAnsi="Cambria" w:cstheme="minorHAnsi"/>
          <w:sz w:val="24"/>
          <w:szCs w:val="24"/>
        </w:rPr>
        <w:t xml:space="preserve">While each differs </w:t>
      </w:r>
      <w:r w:rsidR="00DD2EF6" w:rsidRPr="008A021A">
        <w:rPr>
          <w:rFonts w:ascii="Cambria" w:hAnsi="Cambria" w:cstheme="minorHAnsi"/>
          <w:sz w:val="24"/>
          <w:szCs w:val="24"/>
        </w:rPr>
        <w:t xml:space="preserve">somewhat in the specific context and conclusions </w:t>
      </w:r>
      <w:r w:rsidR="0027337A" w:rsidRPr="008A021A">
        <w:rPr>
          <w:rFonts w:ascii="Cambria" w:hAnsi="Cambria" w:cstheme="minorHAnsi"/>
          <w:sz w:val="24"/>
          <w:szCs w:val="24"/>
        </w:rPr>
        <w:t xml:space="preserve">through which they examine </w:t>
      </w:r>
      <w:r w:rsidR="00797EE3" w:rsidRPr="008A021A">
        <w:rPr>
          <w:rFonts w:ascii="Cambria" w:hAnsi="Cambria" w:cstheme="minorHAnsi"/>
          <w:sz w:val="24"/>
          <w:szCs w:val="24"/>
        </w:rPr>
        <w:t>this</w:t>
      </w:r>
      <w:r w:rsidR="0027337A" w:rsidRPr="008A021A">
        <w:rPr>
          <w:rFonts w:ascii="Cambria" w:hAnsi="Cambria" w:cstheme="minorHAnsi"/>
          <w:sz w:val="24"/>
          <w:szCs w:val="24"/>
        </w:rPr>
        <w:t xml:space="preserve"> </w:t>
      </w:r>
      <w:r w:rsidR="001A74AB" w:rsidRPr="008A021A">
        <w:rPr>
          <w:rFonts w:ascii="Cambria" w:hAnsi="Cambria" w:cstheme="minorHAnsi"/>
          <w:sz w:val="24"/>
          <w:szCs w:val="24"/>
        </w:rPr>
        <w:t>topic</w:t>
      </w:r>
      <w:r w:rsidRPr="008A021A">
        <w:rPr>
          <w:rFonts w:ascii="Cambria" w:hAnsi="Cambria" w:cstheme="minorHAnsi"/>
          <w:sz w:val="24"/>
          <w:szCs w:val="24"/>
        </w:rPr>
        <w:t xml:space="preserve">, </w:t>
      </w:r>
      <w:r w:rsidR="00797EE3" w:rsidRPr="008A021A">
        <w:rPr>
          <w:rFonts w:ascii="Cambria" w:hAnsi="Cambria" w:cstheme="minorHAnsi"/>
          <w:sz w:val="24"/>
          <w:szCs w:val="24"/>
        </w:rPr>
        <w:t xml:space="preserve">they </w:t>
      </w:r>
      <w:r w:rsidRPr="008A021A">
        <w:rPr>
          <w:rFonts w:ascii="Cambria" w:hAnsi="Cambria" w:cstheme="minorHAnsi"/>
          <w:sz w:val="24"/>
          <w:szCs w:val="24"/>
        </w:rPr>
        <w:t>align on the centrality of technological innovation</w:t>
      </w:r>
      <w:r w:rsidR="001E1225" w:rsidRPr="008A021A">
        <w:rPr>
          <w:rFonts w:ascii="Cambria" w:hAnsi="Cambria" w:cstheme="minorHAnsi"/>
          <w:sz w:val="24"/>
          <w:szCs w:val="24"/>
        </w:rPr>
        <w:t xml:space="preserve"> measured by patent activity </w:t>
      </w:r>
      <w:r w:rsidRPr="008A021A">
        <w:rPr>
          <w:rFonts w:ascii="Cambria" w:hAnsi="Cambria" w:cstheme="minorHAnsi"/>
          <w:sz w:val="24"/>
          <w:szCs w:val="24"/>
        </w:rPr>
        <w:t xml:space="preserve">as a </w:t>
      </w:r>
      <w:r w:rsidR="0027337A" w:rsidRPr="008A021A">
        <w:rPr>
          <w:rFonts w:ascii="Cambria" w:hAnsi="Cambria" w:cstheme="minorHAnsi"/>
          <w:sz w:val="24"/>
          <w:szCs w:val="24"/>
        </w:rPr>
        <w:t>key determinant</w:t>
      </w:r>
      <w:r w:rsidRPr="008A021A">
        <w:rPr>
          <w:rFonts w:ascii="Cambria" w:hAnsi="Cambria" w:cstheme="minorHAnsi"/>
          <w:sz w:val="24"/>
          <w:szCs w:val="24"/>
        </w:rPr>
        <w:t xml:space="preserve"> of regional economic growth </w:t>
      </w:r>
      <w:r w:rsidR="0027337A" w:rsidRPr="008A021A">
        <w:rPr>
          <w:rFonts w:ascii="Cambria" w:hAnsi="Cambria" w:cstheme="minorHAnsi"/>
          <w:sz w:val="24"/>
          <w:szCs w:val="24"/>
        </w:rPr>
        <w:t>since 1980,</w:t>
      </w:r>
      <w:r w:rsidR="0039286B" w:rsidRPr="008A021A">
        <w:rPr>
          <w:rFonts w:ascii="Cambria" w:hAnsi="Cambria" w:cstheme="minorHAnsi"/>
          <w:sz w:val="24"/>
          <w:szCs w:val="24"/>
        </w:rPr>
        <w:t xml:space="preserve"> and as a primary </w:t>
      </w:r>
      <w:r w:rsidR="008B77D7" w:rsidRPr="008A021A">
        <w:rPr>
          <w:rFonts w:ascii="Cambria" w:hAnsi="Cambria" w:cstheme="minorHAnsi"/>
          <w:sz w:val="24"/>
          <w:szCs w:val="24"/>
        </w:rPr>
        <w:t>predictor of cities’ and regions’ prospects for growth and prosperity in the 21</w:t>
      </w:r>
      <w:r w:rsidR="008B77D7" w:rsidRPr="008A021A">
        <w:rPr>
          <w:rFonts w:ascii="Cambria" w:hAnsi="Cambria" w:cstheme="minorHAnsi"/>
          <w:sz w:val="24"/>
          <w:szCs w:val="24"/>
          <w:vertAlign w:val="superscript"/>
        </w:rPr>
        <w:t>st</w:t>
      </w:r>
      <w:r w:rsidR="008B77D7" w:rsidRPr="008A021A">
        <w:rPr>
          <w:rFonts w:ascii="Cambria" w:hAnsi="Cambria" w:cstheme="minorHAnsi"/>
          <w:sz w:val="24"/>
          <w:szCs w:val="24"/>
        </w:rPr>
        <w:t xml:space="preserve"> century. </w:t>
      </w:r>
      <w:r w:rsidR="00971489" w:rsidRPr="008A021A">
        <w:rPr>
          <w:rFonts w:ascii="Cambria" w:hAnsi="Cambria" w:cstheme="minorHAnsi"/>
          <w:sz w:val="24"/>
          <w:szCs w:val="24"/>
        </w:rPr>
        <w:t xml:space="preserve"> </w:t>
      </w:r>
      <w:r w:rsidR="000273E1" w:rsidRPr="008A021A">
        <w:rPr>
          <w:rFonts w:ascii="Cambria" w:hAnsi="Cambria" w:cstheme="minorHAnsi"/>
          <w:sz w:val="24"/>
          <w:szCs w:val="24"/>
        </w:rPr>
        <w:t>The primary</w:t>
      </w:r>
      <w:r w:rsidR="00685C89" w:rsidRPr="008A021A">
        <w:rPr>
          <w:rFonts w:ascii="Cambria" w:hAnsi="Cambria" w:cstheme="minorHAnsi"/>
          <w:sz w:val="24"/>
          <w:szCs w:val="24"/>
        </w:rPr>
        <w:t xml:space="preserve"> mechanism</w:t>
      </w:r>
      <w:r w:rsidR="002D5D16" w:rsidRPr="008A021A">
        <w:rPr>
          <w:rFonts w:ascii="Cambria" w:hAnsi="Cambria" w:cstheme="minorHAnsi"/>
          <w:sz w:val="24"/>
          <w:szCs w:val="24"/>
        </w:rPr>
        <w:t xml:space="preserve"> by which technological innovation and </w:t>
      </w:r>
      <w:r w:rsidR="00EE6071" w:rsidRPr="008A021A">
        <w:rPr>
          <w:rFonts w:ascii="Cambria" w:hAnsi="Cambria" w:cstheme="minorHAnsi"/>
          <w:sz w:val="24"/>
          <w:szCs w:val="24"/>
        </w:rPr>
        <w:t xml:space="preserve">migration of the highly-skilled </w:t>
      </w:r>
      <w:r w:rsidR="00C26433" w:rsidRPr="008A021A">
        <w:rPr>
          <w:rFonts w:ascii="Cambria" w:hAnsi="Cambria" w:cstheme="minorHAnsi"/>
          <w:sz w:val="24"/>
          <w:szCs w:val="24"/>
        </w:rPr>
        <w:t>are</w:t>
      </w:r>
      <w:r w:rsidR="00A80A37" w:rsidRPr="008A021A">
        <w:rPr>
          <w:rFonts w:ascii="Cambria" w:hAnsi="Cambria" w:cstheme="minorHAnsi"/>
          <w:sz w:val="24"/>
          <w:szCs w:val="24"/>
        </w:rPr>
        <w:t xml:space="preserve"> linked in </w:t>
      </w:r>
      <w:r w:rsidR="007C6994" w:rsidRPr="008A021A">
        <w:rPr>
          <w:rFonts w:ascii="Cambria" w:hAnsi="Cambria" w:cstheme="minorHAnsi"/>
          <w:sz w:val="24"/>
          <w:szCs w:val="24"/>
        </w:rPr>
        <w:t>driving this growth ar</w:t>
      </w:r>
      <w:r w:rsidR="000273E1" w:rsidRPr="008A021A">
        <w:rPr>
          <w:rFonts w:ascii="Cambria" w:hAnsi="Cambria" w:cstheme="minorHAnsi"/>
          <w:sz w:val="24"/>
          <w:szCs w:val="24"/>
        </w:rPr>
        <w:t xml:space="preserve">e not merely the monetization of individual patented </w:t>
      </w:r>
      <w:r w:rsidR="00AC53B7" w:rsidRPr="008A021A">
        <w:rPr>
          <w:rFonts w:ascii="Cambria" w:hAnsi="Cambria" w:cstheme="minorHAnsi"/>
          <w:sz w:val="24"/>
          <w:szCs w:val="24"/>
        </w:rPr>
        <w:t xml:space="preserve">inventions, but </w:t>
      </w:r>
      <w:r w:rsidR="00C86BA4" w:rsidRPr="008A021A">
        <w:rPr>
          <w:rFonts w:ascii="Cambria" w:hAnsi="Cambria" w:cstheme="minorHAnsi"/>
          <w:sz w:val="24"/>
          <w:szCs w:val="24"/>
        </w:rPr>
        <w:t>so-called ‘spillovers’</w:t>
      </w:r>
      <w:r w:rsidR="00992E4C" w:rsidRPr="008A021A">
        <w:rPr>
          <w:rFonts w:ascii="Cambria" w:hAnsi="Cambria" w:cstheme="minorHAnsi"/>
          <w:sz w:val="24"/>
          <w:szCs w:val="24"/>
        </w:rPr>
        <w:t xml:space="preserve"> in which the concentration </w:t>
      </w:r>
      <w:r w:rsidR="00E57F96" w:rsidRPr="008A021A">
        <w:rPr>
          <w:rFonts w:ascii="Cambria" w:hAnsi="Cambria" w:cstheme="minorHAnsi"/>
          <w:sz w:val="24"/>
          <w:szCs w:val="24"/>
        </w:rPr>
        <w:t xml:space="preserve">of </w:t>
      </w:r>
      <w:r w:rsidR="00871129" w:rsidRPr="008A021A">
        <w:rPr>
          <w:rFonts w:ascii="Cambria" w:hAnsi="Cambria" w:cstheme="minorHAnsi"/>
          <w:sz w:val="24"/>
          <w:szCs w:val="24"/>
        </w:rPr>
        <w:t xml:space="preserve">technological and industrial knowledge and research activity in a given </w:t>
      </w:r>
      <w:r w:rsidR="00737F57" w:rsidRPr="008A021A">
        <w:rPr>
          <w:rFonts w:ascii="Cambria" w:hAnsi="Cambria" w:cstheme="minorHAnsi"/>
          <w:sz w:val="24"/>
          <w:szCs w:val="24"/>
        </w:rPr>
        <w:t xml:space="preserve">firm, industry, or </w:t>
      </w:r>
      <w:r w:rsidR="00871129" w:rsidRPr="008A021A">
        <w:rPr>
          <w:rFonts w:ascii="Cambria" w:hAnsi="Cambria" w:cstheme="minorHAnsi"/>
          <w:sz w:val="24"/>
          <w:szCs w:val="24"/>
        </w:rPr>
        <w:t xml:space="preserve">geographic location tends to </w:t>
      </w:r>
      <w:r w:rsidR="007355DC" w:rsidRPr="008A021A">
        <w:rPr>
          <w:rFonts w:ascii="Cambria" w:hAnsi="Cambria" w:cstheme="minorHAnsi"/>
          <w:sz w:val="24"/>
          <w:szCs w:val="24"/>
        </w:rPr>
        <w:t>increase productivity, and thus to have a</w:t>
      </w:r>
      <w:r w:rsidR="00E57F96" w:rsidRPr="008A021A">
        <w:rPr>
          <w:rFonts w:ascii="Cambria" w:hAnsi="Cambria" w:cstheme="minorHAnsi"/>
          <w:sz w:val="24"/>
          <w:szCs w:val="24"/>
        </w:rPr>
        <w:t xml:space="preserve"> self-accelerating </w:t>
      </w:r>
      <w:r w:rsidR="007355DC" w:rsidRPr="008A021A">
        <w:rPr>
          <w:rFonts w:ascii="Cambria" w:hAnsi="Cambria" w:cstheme="minorHAnsi"/>
          <w:sz w:val="24"/>
          <w:szCs w:val="24"/>
        </w:rPr>
        <w:t>effect</w:t>
      </w:r>
      <w:r w:rsidR="00737F57" w:rsidRPr="008A021A">
        <w:rPr>
          <w:rFonts w:ascii="Cambria" w:hAnsi="Cambria" w:cstheme="minorHAnsi"/>
          <w:sz w:val="24"/>
          <w:szCs w:val="24"/>
        </w:rPr>
        <w:t xml:space="preserve"> </w:t>
      </w:r>
      <w:r w:rsidR="00737F57"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{"citationID":"a22589b6hrv","properties":{"formattedCitation":"\\uldash{(Adams &amp; Jaffe, 1996; Jaffe, 1986; Orlando, 2003)}","plainCitation":"(Adams &amp; Jaffe, 1996; Jaffe, 1986; Orlando, 2003)","dontUpdate":true,"noteIndex":0},"citationItems":[{"id":222,"uris":["http://zotero.org/users/834041/items/XZGJCSQ8"],"itemData":{"id":222,"type":"article-journal","abstract":"We find that the effects of parent firm R&amp;D on plant-level productivity are diminished by both the geographic and technological distance between the research lab and the plants; that productivity appears to depend on R&amp;D per plant rather than the total amount; and that spillovers from technologically related firms are significant but also depend on R&amp;D intensity rather than total industry R&amp;D. These results suggest that the \"dilution\" of R&amp;D across multiple target plants reduces its potency sufficiently that spillovers may not be a source of industrywide or economywide increasing returns.","container-title":"The RAND Journal of Economics","DOI":"10.2307/2555878","ISSN":"0741-6261","issue":"4","note":"publisher: [RAND Corporation, Wiley]","page":"700-721","source":"JSTOR","title":"Bounding the Effects of R&amp;D: An Investigation Using Matched Establishment-Firm Data","title-short":"Bounding the Effects of R&amp;D","volume":"27","author":[{"family":"Adams","given":"James D."},{"family":"Jaffe","given":"Adam B."}],"issued":{"date-parts":[["1996"]]}},"label":"page"},{"id":219,"uris":["http://zotero.org/users/834041/items/V6ZWA4LN"],"itemData":{"id":219,"type":"article","abstract":"This paper presents evidence that firms' patents, profits and market value are systematically related to the\"technological position\" of firms' research programs. Further, firms are seen to \"move\" in technology space in response to the pattern of contemporaneous profits at different positions. These movements tend to erode excess returns.\"Spillovers\" of R&amp;D are modelled by examining whether the R&amp;D of neighboring firms in technology space has an observable impact on the firm's R&amp;D success. Firms whose neighbors do much R&amp;D produce more patents per dollar of their own R&amp;D,with a positive interaction that gives high R&amp;D firms the largest benefit from spillovers. In terms of profit and market value, however, their are both positive and negative effects of nearby firms' R&amp;D. The net effect is positive for high R&amp;D firms, but firms with R&amp;D about one standard deviation below the mean are made worse off overall by the R&amp;D of others.","collection-title":"Working Paper Series","DOI":"10.3386/w1815","genre":"Working Paper","note":"DOI: 10.3386/w1815","number":"1815","publisher":"National Bureau of Economic Research","source":"National Bureau of Economic Research","title":"Technological Opportunity and Spillovers of R&amp;D: Evidence from Firms' Patents, Profits and Market Value","title-short":"Technological Opportunity and Spillovers of R&amp;D","URL":"https://www.nber.org/papers/w1815","author":[{"family":"Jaffe","given":"Adam B."}],"accessed":{"date-parts":[["2023",3,26]]},"issued":{"date-parts":[["1986"]]}}},{"id":214,"uris":["http://zotero.org/users/834041/items/EKQ4BU3X"],"itemData":{"id":214,"type":"article-journal","container-title":"SSRN Electronic Journal","DOI":"10.2139/ssrn.387840","ISSN":"1556-5068","journalAbbreviation":"SSRN Journal","language":"en","source":"DOI.org (Crossref)","title":"Measuring R&amp;D Spillovers: On the Importance of Geographic and Technological Proximity","title-short":"Measuring R&amp;D Spillovers","URL":"http://www.ssrn.com/abstract=387840","author":[{"family":"Orlando","given":"Michael J."}],"accessed":{"date-parts":[["2023",3,17]]},"issued":{"date-parts":[["2003"]]}}}],"schema":"https://github.com/citation-style-language/schema/raw/master/csl-citation.json"} </w:instrText>
      </w:r>
      <w:r w:rsidR="00737F57" w:rsidRPr="008A021A">
        <w:rPr>
          <w:rFonts w:ascii="Cambria" w:hAnsi="Cambria" w:cstheme="minorHAnsi"/>
          <w:sz w:val="24"/>
          <w:szCs w:val="24"/>
          <w:highlight w:val="yellow"/>
        </w:rPr>
        <w:fldChar w:fldCharType="separate"/>
      </w:r>
      <w:r w:rsidR="00737F57" w:rsidRPr="008A021A">
        <w:rPr>
          <w:rFonts w:ascii="Cambria" w:hAnsi="Cambria" w:cs="Times New Roman"/>
          <w:sz w:val="24"/>
          <w:szCs w:val="24"/>
          <w:highlight w:val="yellow"/>
          <w:u w:val="dash"/>
        </w:rPr>
        <w:t>(</w:t>
      </w:r>
      <w:r w:rsidR="002C1554" w:rsidRPr="008A021A">
        <w:rPr>
          <w:rFonts w:ascii="Cambria" w:hAnsi="Cambria" w:cs="Times New Roman"/>
          <w:sz w:val="24"/>
          <w:szCs w:val="24"/>
          <w:highlight w:val="yellow"/>
          <w:u w:val="dash"/>
        </w:rPr>
        <w:t xml:space="preserve"> Jaffe, 1986; </w:t>
      </w:r>
      <w:r w:rsidR="00737F57" w:rsidRPr="008A021A">
        <w:rPr>
          <w:rFonts w:ascii="Cambria" w:hAnsi="Cambria" w:cs="Times New Roman"/>
          <w:sz w:val="24"/>
          <w:szCs w:val="24"/>
          <w:highlight w:val="yellow"/>
          <w:u w:val="dash"/>
        </w:rPr>
        <w:t>Adams &amp; Jaffe, 1996; Orlando, 2003)</w:t>
      </w:r>
      <w:r w:rsidR="00737F57" w:rsidRPr="008A021A">
        <w:rPr>
          <w:rFonts w:ascii="Cambria" w:hAnsi="Cambria" w:cstheme="minorHAnsi"/>
          <w:sz w:val="24"/>
          <w:szCs w:val="24"/>
          <w:highlight w:val="yellow"/>
        </w:rPr>
        <w:fldChar w:fldCharType="end"/>
      </w:r>
      <w:r w:rsidR="00FF54C0" w:rsidRPr="008A021A">
        <w:rPr>
          <w:rFonts w:ascii="Cambria" w:hAnsi="Cambria" w:cstheme="minorHAnsi"/>
          <w:sz w:val="24"/>
          <w:szCs w:val="24"/>
          <w:highlight w:val="yellow"/>
        </w:rPr>
        <w:t>.</w:t>
      </w:r>
      <w:r w:rsidR="00FF54C0" w:rsidRPr="008A021A">
        <w:rPr>
          <w:rFonts w:ascii="Cambria" w:hAnsi="Cambria" w:cstheme="minorHAnsi"/>
          <w:sz w:val="24"/>
          <w:szCs w:val="24"/>
        </w:rPr>
        <w:t xml:space="preserve">  </w:t>
      </w:r>
    </w:p>
    <w:p w14:paraId="083510B0" w14:textId="18ADC8C5" w:rsidR="003928D7" w:rsidRPr="008A021A" w:rsidRDefault="003E742B" w:rsidP="0045574A">
      <w:pPr>
        <w:pStyle w:val="NoSpacing"/>
        <w:ind w:firstLine="360"/>
        <w:rPr>
          <w:rFonts w:ascii="Cambria" w:hAnsi="Cambria" w:cstheme="minorHAnsi"/>
          <w:sz w:val="24"/>
          <w:szCs w:val="24"/>
        </w:rPr>
      </w:pPr>
      <w:r w:rsidRPr="008A021A">
        <w:rPr>
          <w:rFonts w:ascii="Cambria" w:hAnsi="Cambria" w:cstheme="minorHAnsi"/>
          <w:sz w:val="24"/>
          <w:szCs w:val="24"/>
        </w:rPr>
        <w:t xml:space="preserve">In other words, the presence of successful tech- and research-driven firms </w:t>
      </w:r>
      <w:r w:rsidR="0070676E" w:rsidRPr="008A021A">
        <w:rPr>
          <w:rFonts w:ascii="Cambria" w:hAnsi="Cambria" w:cstheme="minorHAnsi"/>
          <w:sz w:val="24"/>
          <w:szCs w:val="24"/>
        </w:rPr>
        <w:t xml:space="preserve">attracts </w:t>
      </w:r>
      <w:r w:rsidR="0044539C" w:rsidRPr="008A021A">
        <w:rPr>
          <w:rFonts w:ascii="Cambria" w:hAnsi="Cambria" w:cstheme="minorHAnsi"/>
          <w:sz w:val="24"/>
          <w:szCs w:val="24"/>
        </w:rPr>
        <w:t>not just highly-skilled employees, but additional firms</w:t>
      </w:r>
      <w:r w:rsidR="0072729D" w:rsidRPr="008A021A">
        <w:rPr>
          <w:rFonts w:ascii="Cambria" w:hAnsi="Cambria" w:cstheme="minorHAnsi"/>
          <w:sz w:val="24"/>
          <w:szCs w:val="24"/>
        </w:rPr>
        <w:t xml:space="preserve"> and startup activity</w:t>
      </w:r>
      <w:r w:rsidR="0044539C" w:rsidRPr="008A021A">
        <w:rPr>
          <w:rFonts w:ascii="Cambria" w:hAnsi="Cambria" w:cstheme="minorHAnsi"/>
          <w:sz w:val="24"/>
          <w:szCs w:val="24"/>
        </w:rPr>
        <w:t xml:space="preserve"> that attract still more </w:t>
      </w:r>
      <w:r w:rsidR="0072729D" w:rsidRPr="008A021A">
        <w:rPr>
          <w:rFonts w:ascii="Cambria" w:hAnsi="Cambria" w:cstheme="minorHAnsi"/>
          <w:sz w:val="24"/>
          <w:szCs w:val="24"/>
        </w:rPr>
        <w:t xml:space="preserve">highly-skilled </w:t>
      </w:r>
      <w:r w:rsidR="0044539C" w:rsidRPr="008A021A">
        <w:rPr>
          <w:rFonts w:ascii="Cambria" w:hAnsi="Cambria" w:cstheme="minorHAnsi"/>
          <w:sz w:val="24"/>
          <w:szCs w:val="24"/>
        </w:rPr>
        <w:t>employees</w:t>
      </w:r>
      <w:r w:rsidR="0070676E" w:rsidRPr="008A021A">
        <w:rPr>
          <w:rFonts w:ascii="Cambria" w:hAnsi="Cambria" w:cstheme="minorHAnsi"/>
          <w:sz w:val="24"/>
          <w:szCs w:val="24"/>
        </w:rPr>
        <w:t xml:space="preserve">.  </w:t>
      </w:r>
      <w:r w:rsidR="00A535CA" w:rsidRPr="008A021A">
        <w:rPr>
          <w:rFonts w:ascii="Cambria" w:hAnsi="Cambria" w:cstheme="minorHAnsi"/>
          <w:sz w:val="24"/>
          <w:szCs w:val="24"/>
        </w:rPr>
        <w:t xml:space="preserve">Moreover, the </w:t>
      </w:r>
      <w:r w:rsidR="00BF1A2A" w:rsidRPr="008A021A">
        <w:rPr>
          <w:rFonts w:ascii="Cambria" w:hAnsi="Cambria" w:cstheme="minorHAnsi"/>
          <w:sz w:val="24"/>
          <w:szCs w:val="24"/>
        </w:rPr>
        <w:t>benefits</w:t>
      </w:r>
      <w:r w:rsidR="00B82632" w:rsidRPr="008A021A">
        <w:rPr>
          <w:rFonts w:ascii="Cambria" w:hAnsi="Cambria" w:cstheme="minorHAnsi"/>
          <w:sz w:val="24"/>
          <w:szCs w:val="24"/>
        </w:rPr>
        <w:t xml:space="preserve"> of con</w:t>
      </w:r>
      <w:r w:rsidRPr="008A021A">
        <w:rPr>
          <w:rFonts w:ascii="Cambria" w:hAnsi="Cambria" w:cstheme="minorHAnsi"/>
          <w:sz w:val="24"/>
          <w:szCs w:val="24"/>
        </w:rPr>
        <w:t xml:space="preserve">centrated tech-driven economic growth is </w:t>
      </w:r>
      <w:r w:rsidR="0070676E" w:rsidRPr="008A021A">
        <w:rPr>
          <w:rFonts w:ascii="Cambria" w:hAnsi="Cambria" w:cstheme="minorHAnsi"/>
          <w:sz w:val="24"/>
          <w:szCs w:val="24"/>
        </w:rPr>
        <w:t xml:space="preserve">not limited to the </w:t>
      </w:r>
      <w:r w:rsidR="00FE3CBE" w:rsidRPr="008A021A">
        <w:rPr>
          <w:rFonts w:ascii="Cambria" w:hAnsi="Cambria" w:cstheme="minorHAnsi"/>
          <w:sz w:val="24"/>
          <w:szCs w:val="24"/>
        </w:rPr>
        <w:t>highly-skilled and highly-educated</w:t>
      </w:r>
      <w:r w:rsidR="001C0A5E" w:rsidRPr="008A021A">
        <w:rPr>
          <w:rFonts w:ascii="Cambria" w:hAnsi="Cambria" w:cstheme="minorHAnsi"/>
          <w:sz w:val="24"/>
          <w:szCs w:val="24"/>
        </w:rPr>
        <w:t>; for</w:t>
      </w:r>
      <w:r w:rsidR="00580244" w:rsidRPr="008A021A">
        <w:rPr>
          <w:rFonts w:ascii="Cambria" w:hAnsi="Cambria" w:cstheme="minorHAnsi"/>
          <w:sz w:val="24"/>
          <w:szCs w:val="24"/>
        </w:rPr>
        <w:t xml:space="preserve"> example, Moretti shows that the </w:t>
      </w:r>
      <w:r w:rsidR="009E16ED" w:rsidRPr="008A021A">
        <w:rPr>
          <w:rFonts w:ascii="Cambria" w:hAnsi="Cambria" w:cstheme="minorHAnsi"/>
          <w:sz w:val="24"/>
          <w:szCs w:val="24"/>
        </w:rPr>
        <w:t xml:space="preserve">wage growth impact of a high concentration of educated workers on workers </w:t>
      </w:r>
      <w:r w:rsidR="009E16ED" w:rsidRPr="008A021A">
        <w:rPr>
          <w:rFonts w:ascii="Cambria" w:hAnsi="Cambria" w:cstheme="minorHAnsi"/>
          <w:i/>
          <w:iCs/>
          <w:sz w:val="24"/>
          <w:szCs w:val="24"/>
        </w:rPr>
        <w:t>without</w:t>
      </w:r>
      <w:r w:rsidR="009E16ED" w:rsidRPr="008A021A">
        <w:rPr>
          <w:rFonts w:ascii="Cambria" w:hAnsi="Cambria" w:cstheme="minorHAnsi"/>
          <w:sz w:val="24"/>
          <w:szCs w:val="24"/>
        </w:rPr>
        <w:t xml:space="preserve"> college degrees is four- to five- times higher than the impact on workers </w:t>
      </w:r>
      <w:r w:rsidR="009E16ED" w:rsidRPr="008A021A">
        <w:rPr>
          <w:rFonts w:ascii="Cambria" w:hAnsi="Cambria" w:cstheme="minorHAnsi"/>
          <w:i/>
          <w:iCs/>
          <w:sz w:val="24"/>
          <w:szCs w:val="24"/>
        </w:rPr>
        <w:t>with</w:t>
      </w:r>
      <w:r w:rsidR="009E16ED" w:rsidRPr="008A021A">
        <w:rPr>
          <w:rFonts w:ascii="Cambria" w:hAnsi="Cambria" w:cstheme="minorHAnsi"/>
          <w:sz w:val="24"/>
          <w:szCs w:val="24"/>
        </w:rPr>
        <w:t xml:space="preserve"> college degrees</w:t>
      </w:r>
      <w:r w:rsidR="00671C14" w:rsidRPr="008A021A">
        <w:rPr>
          <w:rFonts w:ascii="Cambria" w:hAnsi="Cambria" w:cstheme="minorHAnsi"/>
          <w:sz w:val="24"/>
          <w:szCs w:val="24"/>
        </w:rPr>
        <w:t>;</w:t>
      </w:r>
      <w:r w:rsidR="00FA5161" w:rsidRPr="008A021A">
        <w:rPr>
          <w:rFonts w:ascii="Cambria" w:hAnsi="Cambria" w:cstheme="minorHAnsi"/>
          <w:sz w:val="24"/>
          <w:szCs w:val="24"/>
        </w:rPr>
        <w:t xml:space="preserve"> with</w:t>
      </w:r>
      <w:r w:rsidR="00671C14" w:rsidRPr="008A021A">
        <w:rPr>
          <w:rFonts w:ascii="Cambria" w:hAnsi="Cambria" w:cstheme="minorHAnsi"/>
          <w:sz w:val="24"/>
          <w:szCs w:val="24"/>
        </w:rPr>
        <w:t xml:space="preserve"> the implication </w:t>
      </w:r>
      <w:r w:rsidR="00FA5161" w:rsidRPr="008A021A">
        <w:rPr>
          <w:rFonts w:ascii="Cambria" w:hAnsi="Cambria" w:cstheme="minorHAnsi"/>
          <w:sz w:val="24"/>
          <w:szCs w:val="24"/>
        </w:rPr>
        <w:t>being</w:t>
      </w:r>
      <w:r w:rsidR="00671C14" w:rsidRPr="008A021A">
        <w:rPr>
          <w:rFonts w:ascii="Cambria" w:hAnsi="Cambria" w:cstheme="minorHAnsi"/>
          <w:sz w:val="24"/>
          <w:szCs w:val="24"/>
        </w:rPr>
        <w:t xml:space="preserve"> that the research spillover-driven </w:t>
      </w:r>
      <w:r w:rsidR="00FA5161" w:rsidRPr="008A021A">
        <w:rPr>
          <w:rFonts w:ascii="Cambria" w:hAnsi="Cambria" w:cstheme="minorHAnsi"/>
          <w:sz w:val="24"/>
          <w:szCs w:val="24"/>
        </w:rPr>
        <w:t xml:space="preserve">economic growth in tech centers spurs non-tech economic activity in these centers as well </w:t>
      </w:r>
      <w:r w:rsidR="00FA5161"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{"citationID":"a1kiffd1687","properties":{"formattedCitation":"(Moretti, 2012)","plainCitation":"(Moretti, 2012)","noteIndex":0},"citationItems":[{"id":72,"uris":["http://zotero.org/users/834041/items/YFFRAFUL"],"itemData":{"id":72,"type":"book","abstract":"From a rising young economist, an examination of innovation and success, and where to find them in America. An unprecedented redistribution of jobs, population, and wealth is under way in America, and it is likely to accelerate in the years to come. America's new economic map shows growing differences, not just between people but especially between communities. In this important and persuasive book, U.C. Berkeley economist Enrico Moretti provides a fresh perspective on the tectonic shifts that are reshaping America's labor market--from globalization and income inequality to immigration and technological progress--and how these shifts are affecting our communities. Drawing on a wealth of stimulating new studies, Moretti uncovers what smart policies may be appropriate to address the social challenges that are arising. We're used to thinking of the United States in dichotomous terms: red versus blue, black versus white, haves versus have-nots. But today there are \"three\" Americas. At one extreme are the brain hubs--cities like San Francisco, Boston, Austin, and Durham--with a well-educated labor force and a strong innovation sector. Their workers are among the most productive, creative, and best paid on the planet. At the other extreme are cities once dominated by traditional manufacturing, which are declining rapidly, losing jobs and residents. In the middle are a number of cities that could go either way. For the past thirty years, the three Americas have been growing apart at an accelerating rate. This divergence is one the most important recent developments in the United States and is causing growing geographic disparities is all other aspects of our lives, from health and longevity to family stability and political engagement. But the winners and losers aren't necessarily who you'd expect. Moretti's groundbreaking research shows that you don't have to be a scientist or an engineer to thrive in one of these brain hubs. Among the beneficiaries are the workers who support the \"idea-creators\"--the carpenters, hair stylists, personal trainers, lawyers, doctors, teachers and the like. In fact, Moretti has shown that for every new innovation job in a city, five additional non-innovation jobs are created, and those workers earn higher salaries than their counterparts in other cities. It wasn't supposed to be this way. As the global economy shifted from manufacturing to innovation, geography was supposed to matter less. But the pundits were wrong. A new map is being drawn--the inevitable result of deep-seated but rarely discussed economic forces. These trends are reshaping the very fabric of our society. Dealing with this split--supporting growth in the hubs while arresting the decline elsewhere--will be the challenge of the century, and</w:instrText>
      </w:r>
      <w:r w:rsidR="00BA2DB2" w:rsidRPr="008A021A">
        <w:rPr>
          <w:rFonts w:ascii="Cambria" w:eastAsia="MS Gothic" w:hAnsi="Cambria" w:cs="MS Gothic"/>
          <w:sz w:val="24"/>
          <w:szCs w:val="24"/>
          <w:highlight w:val="yellow"/>
        </w:rPr>
        <w:instrText xml:space="preserve">　</w:instrText>
      </w:r>
      <w:r w:rsidR="00BA2DB2" w:rsidRPr="008A021A">
        <w:rPr>
          <w:rFonts w:ascii="Cambria" w:hAnsi="Cambria" w:cstheme="minorHAnsi"/>
          <w:sz w:val="24"/>
          <w:szCs w:val="24"/>
          <w:highlight w:val="yellow"/>
        </w:rPr>
        <w:instrText>\"The New Geography of Jobs\"</w:instrText>
      </w:r>
      <w:r w:rsidR="00BA2DB2" w:rsidRPr="008A021A">
        <w:rPr>
          <w:rFonts w:ascii="Cambria" w:eastAsia="MS Gothic" w:hAnsi="Cambria" w:cs="MS Gothic"/>
          <w:sz w:val="24"/>
          <w:szCs w:val="24"/>
          <w:highlight w:val="yellow"/>
        </w:rPr>
        <w:instrText xml:space="preserve">　</w:instrText>
      </w:r>
      <w:r w:rsidR="00BA2DB2" w:rsidRPr="008A021A">
        <w:rPr>
          <w:rFonts w:ascii="Cambria" w:hAnsi="Cambria" w:cstheme="minorHAnsi"/>
          <w:sz w:val="24"/>
          <w:szCs w:val="24"/>
          <w:highlight w:val="yellow"/>
        </w:rPr>
        <w:instrText xml:space="preserve">lights the way.","ISBN":"978-0-547-75011-8","language":"en","note":"Google-Books-ID: br0S54w0u_sC","number-of-pages":"310","publisher":"Houghton Mifflin Harcourt","source":"Google Books","title":"The New Geography of Jobs","author":[{"family":"Moretti","given":"Enrico"}],"issued":{"date-parts":[["2012"]]}}}],"schema":"https://github.com/citation-style-language/schema/raw/master/csl-citation.json"} </w:instrText>
      </w:r>
      <w:r w:rsidR="00FA5161" w:rsidRPr="008A021A">
        <w:rPr>
          <w:rFonts w:ascii="Cambria" w:hAnsi="Cambria" w:cstheme="minorHAnsi"/>
          <w:sz w:val="24"/>
          <w:szCs w:val="24"/>
          <w:highlight w:val="yellow"/>
        </w:rPr>
        <w:fldChar w:fldCharType="separate"/>
      </w:r>
      <w:r w:rsidR="00BA2DB2" w:rsidRPr="008A021A">
        <w:rPr>
          <w:rFonts w:ascii="Cambria" w:hAnsi="Cambria" w:cs="Times New Roman"/>
          <w:sz w:val="24"/>
          <w:szCs w:val="24"/>
        </w:rPr>
        <w:t>(Moretti, 2012)</w:t>
      </w:r>
      <w:r w:rsidR="00FA5161" w:rsidRPr="008A021A">
        <w:rPr>
          <w:rFonts w:ascii="Cambria" w:hAnsi="Cambria" w:cstheme="minorHAnsi"/>
          <w:sz w:val="24"/>
          <w:szCs w:val="24"/>
          <w:highlight w:val="yellow"/>
        </w:rPr>
        <w:fldChar w:fldCharType="end"/>
      </w:r>
      <w:r w:rsidR="00FA5161" w:rsidRPr="008A021A">
        <w:rPr>
          <w:rFonts w:ascii="Cambria" w:hAnsi="Cambria" w:cstheme="minorHAnsi"/>
          <w:sz w:val="24"/>
          <w:szCs w:val="24"/>
        </w:rPr>
        <w:t>.</w:t>
      </w:r>
    </w:p>
    <w:p w14:paraId="295DD395" w14:textId="4D173966" w:rsidR="00650424" w:rsidRPr="008A021A" w:rsidRDefault="00354D60" w:rsidP="00F67AAE">
      <w:pPr>
        <w:pStyle w:val="NoSpacing"/>
        <w:ind w:firstLine="360"/>
        <w:rPr>
          <w:rFonts w:ascii="Cambria" w:hAnsi="Cambria" w:cstheme="minorHAnsi"/>
          <w:sz w:val="24"/>
          <w:szCs w:val="24"/>
        </w:rPr>
      </w:pPr>
      <w:r w:rsidRPr="008A021A">
        <w:rPr>
          <w:rFonts w:ascii="Cambria" w:hAnsi="Cambria" w:cstheme="minorHAnsi"/>
          <w:sz w:val="24"/>
          <w:szCs w:val="24"/>
        </w:rPr>
        <w:t xml:space="preserve">Mechanisms </w:t>
      </w:r>
      <w:r w:rsidR="00B10CB4" w:rsidRPr="008A021A">
        <w:rPr>
          <w:rFonts w:ascii="Cambria" w:hAnsi="Cambria" w:cstheme="minorHAnsi"/>
          <w:sz w:val="24"/>
          <w:szCs w:val="24"/>
        </w:rPr>
        <w:t>aside from</w:t>
      </w:r>
      <w:r w:rsidRPr="008A021A">
        <w:rPr>
          <w:rFonts w:ascii="Cambria" w:hAnsi="Cambria" w:cstheme="minorHAnsi"/>
          <w:sz w:val="24"/>
          <w:szCs w:val="24"/>
        </w:rPr>
        <w:t xml:space="preserve"> research spillovers </w:t>
      </w:r>
      <w:r w:rsidR="00B10CB4" w:rsidRPr="008A021A">
        <w:rPr>
          <w:rFonts w:ascii="Cambria" w:hAnsi="Cambria" w:cstheme="minorHAnsi"/>
          <w:sz w:val="24"/>
          <w:szCs w:val="24"/>
        </w:rPr>
        <w:t>and the acceleration of tech-based economic growth are less unanimously accepted as</w:t>
      </w:r>
      <w:r w:rsidR="006516FA" w:rsidRPr="008A021A">
        <w:rPr>
          <w:rFonts w:ascii="Cambria" w:hAnsi="Cambria" w:cstheme="minorHAnsi"/>
          <w:sz w:val="24"/>
          <w:szCs w:val="24"/>
        </w:rPr>
        <w:t xml:space="preserve"> causes driving the migration of the highly-skilled.</w:t>
      </w:r>
      <w:r w:rsidR="004B7056" w:rsidRPr="008A021A">
        <w:rPr>
          <w:rFonts w:ascii="Cambria" w:hAnsi="Cambria" w:cstheme="minorHAnsi"/>
          <w:sz w:val="24"/>
          <w:szCs w:val="24"/>
        </w:rPr>
        <w:t xml:space="preserve"> </w:t>
      </w:r>
      <w:r w:rsidR="00E546DE" w:rsidRPr="008A021A">
        <w:rPr>
          <w:rFonts w:ascii="Cambria" w:hAnsi="Cambria" w:cstheme="minorHAnsi"/>
          <w:sz w:val="24"/>
          <w:szCs w:val="24"/>
        </w:rPr>
        <w:t xml:space="preserve"> </w:t>
      </w:r>
      <w:r w:rsidR="004B7056" w:rsidRPr="008A021A">
        <w:rPr>
          <w:rFonts w:ascii="Cambria" w:hAnsi="Cambria" w:cstheme="minorHAnsi"/>
          <w:sz w:val="24"/>
          <w:szCs w:val="24"/>
        </w:rPr>
        <w:t>T</w:t>
      </w:r>
      <w:r w:rsidR="001F48DA" w:rsidRPr="008A021A">
        <w:rPr>
          <w:rFonts w:ascii="Cambria" w:hAnsi="Cambria" w:cstheme="minorHAnsi"/>
          <w:sz w:val="24"/>
          <w:szCs w:val="24"/>
        </w:rPr>
        <w:t xml:space="preserve">he premise of Florida’s work is that </w:t>
      </w:r>
      <w:r w:rsidR="006C7489" w:rsidRPr="008A021A">
        <w:rPr>
          <w:rFonts w:ascii="Cambria" w:hAnsi="Cambria" w:cstheme="minorHAnsi"/>
          <w:sz w:val="24"/>
          <w:szCs w:val="24"/>
        </w:rPr>
        <w:t xml:space="preserve">twenty-first century </w:t>
      </w:r>
      <w:r w:rsidR="001F48DA" w:rsidRPr="008A021A">
        <w:rPr>
          <w:rFonts w:ascii="Cambria" w:hAnsi="Cambria" w:cstheme="minorHAnsi"/>
          <w:sz w:val="24"/>
          <w:szCs w:val="24"/>
        </w:rPr>
        <w:t xml:space="preserve">cities thrive largely on their success attracting </w:t>
      </w:r>
      <w:r w:rsidR="006E5EB2" w:rsidRPr="008A021A">
        <w:rPr>
          <w:rFonts w:ascii="Cambria" w:hAnsi="Cambria" w:cstheme="minorHAnsi"/>
          <w:sz w:val="24"/>
          <w:szCs w:val="24"/>
        </w:rPr>
        <w:t xml:space="preserve">what he calls the ‘Creative Class’, </w:t>
      </w:r>
      <w:r w:rsidR="00254D60" w:rsidRPr="008A021A">
        <w:rPr>
          <w:rFonts w:ascii="Cambria" w:hAnsi="Cambria" w:cstheme="minorHAnsi"/>
          <w:sz w:val="24"/>
          <w:szCs w:val="24"/>
        </w:rPr>
        <w:t>i.e. white collar workers in knowledge-based fields like tech and desi</w:t>
      </w:r>
      <w:r w:rsidR="002571E8" w:rsidRPr="008A021A">
        <w:rPr>
          <w:rFonts w:ascii="Cambria" w:hAnsi="Cambria" w:cstheme="minorHAnsi"/>
          <w:sz w:val="24"/>
          <w:szCs w:val="24"/>
        </w:rPr>
        <w:t>gn, to settle there</w:t>
      </w:r>
      <w:r w:rsidR="00663529" w:rsidRPr="008A021A">
        <w:rPr>
          <w:rFonts w:ascii="Cambria" w:hAnsi="Cambria" w:cstheme="minorHAnsi"/>
          <w:sz w:val="24"/>
          <w:szCs w:val="24"/>
        </w:rPr>
        <w:t xml:space="preserve"> </w:t>
      </w:r>
      <w:r w:rsidR="006022AF" w:rsidRPr="008A021A">
        <w:rPr>
          <w:rFonts w:ascii="Cambria" w:hAnsi="Cambria" w:cstheme="minorHAnsi"/>
          <w:sz w:val="24"/>
          <w:szCs w:val="24"/>
        </w:rPr>
        <w:fldChar w:fldCharType="begin"/>
      </w:r>
      <w:r w:rsidR="00BA2DB2" w:rsidRPr="008A021A">
        <w:rPr>
          <w:rFonts w:ascii="Cambria" w:hAnsi="Cambria" w:cstheme="minorHAnsi"/>
          <w:sz w:val="24"/>
          <w:szCs w:val="24"/>
        </w:rPr>
        <w:instrText xml:space="preserve"> ADDIN ZOTERO_ITEM CSL_CITATION {"citationID":"au3c841boh","properties":{"formattedCitation":"\\uldash{(Florida, 2014)}","plainCitation":"(Florida, 2014)","dontUpdate":true,"noteIndex":0},"citationItems":[{"id":38,"uris":["http://zotero.org/users/834041/items/CAXM7MV6"],"itemData":{"id":38,"type":"book","abstract":"Initially published in 2002, The Rise of the Creative Class quickly achieved classic status for its identification of forces then only beginning to reshape our economy, geography, and workplace. Weaving story-telling with original research, Richard Florida identified a fundamental shift linking a host of seemingly unrelated changes in American society: the growing importance of creativity in people’s work lives and the emergence of a class of people unified by their engagement in creative work. Millions of us were beginning to work and live much as creative types like artists and scientists always had, Florida observed, and this Creative Class was determining how the workplace was organized, what companies would prosper or go bankrupt, and even which cities would thrive.In The Rise of the Creative Class Revisited, Florida further refines his occupational, demographic, psychological, and economic profile of the Creative Class, incorporates a decade of research, and adds five new chapters covering the global effects of the Creative Class and exploring the factors that shape “quality of place” in our changing cities and suburbs.","ISBN":"978-0-465-04248-7","language":"en","note":"Google-Books-ID: _f0WBQAAQBAJ","number-of-pages":"514","publisher":"Basic Books","source":"Google Books","title":"The Rise of the Creative Class--Revisited: Revised and Expanded","title-short":"The Rise of the Creative Class--Revisited","author":[{"family":"Florida","given":"Richard"}],"issued":{"date-parts":[["2014",1,7]]}}}],"schema":"https://github.com/citation-style-language/schema/raw/master/csl-citation.json"} </w:instrText>
      </w:r>
      <w:r w:rsidR="006022AF" w:rsidRPr="008A021A">
        <w:rPr>
          <w:rFonts w:ascii="Cambria" w:hAnsi="Cambria" w:cstheme="minorHAnsi"/>
          <w:sz w:val="24"/>
          <w:szCs w:val="24"/>
        </w:rPr>
        <w:fldChar w:fldCharType="separate"/>
      </w:r>
      <w:r w:rsidR="006022AF" w:rsidRPr="008A021A">
        <w:rPr>
          <w:rFonts w:ascii="Cambria" w:hAnsi="Cambria" w:cstheme="minorHAnsi"/>
          <w:sz w:val="24"/>
          <w:szCs w:val="24"/>
          <w:highlight w:val="yellow"/>
          <w:u w:val="dash"/>
        </w:rPr>
        <w:t>(Florida</w:t>
      </w:r>
      <w:r w:rsidR="00F454AB" w:rsidRPr="008A021A">
        <w:rPr>
          <w:rFonts w:ascii="Cambria" w:hAnsi="Cambria" w:cstheme="minorHAnsi"/>
          <w:sz w:val="24"/>
          <w:szCs w:val="24"/>
          <w:highlight w:val="yellow"/>
          <w:u w:val="dash"/>
        </w:rPr>
        <w:t xml:space="preserve"> 2002, 2014, 2019</w:t>
      </w:r>
      <w:r w:rsidR="006022AF" w:rsidRPr="008A021A">
        <w:rPr>
          <w:rFonts w:ascii="Cambria" w:hAnsi="Cambria" w:cstheme="minorHAnsi"/>
          <w:sz w:val="24"/>
          <w:szCs w:val="24"/>
          <w:u w:val="dash"/>
        </w:rPr>
        <w:t>)</w:t>
      </w:r>
      <w:r w:rsidR="006022AF" w:rsidRPr="008A021A">
        <w:rPr>
          <w:rFonts w:ascii="Cambria" w:hAnsi="Cambria" w:cstheme="minorHAnsi"/>
          <w:sz w:val="24"/>
          <w:szCs w:val="24"/>
        </w:rPr>
        <w:fldChar w:fldCharType="end"/>
      </w:r>
      <w:r w:rsidR="00F454AB" w:rsidRPr="008A021A">
        <w:rPr>
          <w:rFonts w:ascii="Cambria" w:hAnsi="Cambria" w:cstheme="minorHAnsi"/>
          <w:sz w:val="24"/>
          <w:szCs w:val="24"/>
        </w:rPr>
        <w:t xml:space="preserve">.  </w:t>
      </w:r>
      <w:r w:rsidR="002571E8" w:rsidRPr="008A021A">
        <w:rPr>
          <w:rFonts w:ascii="Cambria" w:hAnsi="Cambria" w:cstheme="minorHAnsi"/>
          <w:sz w:val="24"/>
          <w:szCs w:val="24"/>
        </w:rPr>
        <w:t xml:space="preserve">He rates cities on their potential to attract </w:t>
      </w:r>
      <w:r w:rsidR="003928D7" w:rsidRPr="008A021A">
        <w:rPr>
          <w:rFonts w:ascii="Cambria" w:hAnsi="Cambria" w:cstheme="minorHAnsi"/>
          <w:sz w:val="24"/>
          <w:szCs w:val="24"/>
        </w:rPr>
        <w:t xml:space="preserve">these </w:t>
      </w:r>
      <w:r w:rsidR="002571E8" w:rsidRPr="008A021A">
        <w:rPr>
          <w:rFonts w:ascii="Cambria" w:hAnsi="Cambria" w:cstheme="minorHAnsi"/>
          <w:sz w:val="24"/>
          <w:szCs w:val="24"/>
        </w:rPr>
        <w:t>so-called ‘</w:t>
      </w:r>
      <w:r w:rsidR="00FF4152" w:rsidRPr="008A021A">
        <w:rPr>
          <w:rFonts w:ascii="Cambria" w:hAnsi="Cambria" w:cstheme="minorHAnsi"/>
          <w:sz w:val="24"/>
          <w:szCs w:val="24"/>
        </w:rPr>
        <w:t>C</w:t>
      </w:r>
      <w:r w:rsidR="002571E8" w:rsidRPr="008A021A">
        <w:rPr>
          <w:rFonts w:ascii="Cambria" w:hAnsi="Cambria" w:cstheme="minorHAnsi"/>
          <w:sz w:val="24"/>
          <w:szCs w:val="24"/>
        </w:rPr>
        <w:t xml:space="preserve">reatives’ </w:t>
      </w:r>
      <w:r w:rsidR="00FF4152" w:rsidRPr="008A021A">
        <w:rPr>
          <w:rFonts w:ascii="Cambria" w:hAnsi="Cambria" w:cstheme="minorHAnsi"/>
          <w:sz w:val="24"/>
          <w:szCs w:val="24"/>
        </w:rPr>
        <w:t xml:space="preserve">using an index in which technological innovation measured by patent activity is </w:t>
      </w:r>
      <w:r w:rsidR="009E1B81" w:rsidRPr="008A021A">
        <w:rPr>
          <w:rFonts w:ascii="Cambria" w:hAnsi="Cambria" w:cstheme="minorHAnsi"/>
          <w:sz w:val="24"/>
          <w:szCs w:val="24"/>
        </w:rPr>
        <w:t xml:space="preserve">combined with cultural </w:t>
      </w:r>
      <w:r w:rsidR="009E1B81" w:rsidRPr="008A021A">
        <w:rPr>
          <w:rFonts w:ascii="Cambria" w:hAnsi="Cambria" w:cstheme="minorHAnsi"/>
          <w:sz w:val="24"/>
          <w:szCs w:val="24"/>
        </w:rPr>
        <w:lastRenderedPageBreak/>
        <w:t xml:space="preserve">elements like </w:t>
      </w:r>
      <w:r w:rsidR="002A35AB" w:rsidRPr="008A021A">
        <w:rPr>
          <w:rFonts w:ascii="Cambria" w:hAnsi="Cambria" w:cstheme="minorHAnsi"/>
          <w:sz w:val="24"/>
          <w:szCs w:val="24"/>
        </w:rPr>
        <w:t xml:space="preserve">the presence of a large </w:t>
      </w:r>
      <w:r w:rsidR="009E1B81" w:rsidRPr="008A021A">
        <w:rPr>
          <w:rFonts w:ascii="Cambria" w:hAnsi="Cambria" w:cstheme="minorHAnsi"/>
          <w:sz w:val="24"/>
          <w:szCs w:val="24"/>
        </w:rPr>
        <w:t xml:space="preserve">homosexual population (as a proxy for overall </w:t>
      </w:r>
      <w:r w:rsidR="002A35AB" w:rsidRPr="008A021A">
        <w:rPr>
          <w:rFonts w:ascii="Cambria" w:hAnsi="Cambria" w:cstheme="minorHAnsi"/>
          <w:sz w:val="24"/>
          <w:szCs w:val="24"/>
        </w:rPr>
        <w:t xml:space="preserve">cultural diversity and </w:t>
      </w:r>
      <w:r w:rsidR="009E1B81" w:rsidRPr="008A021A">
        <w:rPr>
          <w:rFonts w:ascii="Cambria" w:hAnsi="Cambria" w:cstheme="minorHAnsi"/>
          <w:sz w:val="24"/>
          <w:szCs w:val="24"/>
        </w:rPr>
        <w:t>tolerance) a</w:t>
      </w:r>
      <w:r w:rsidR="002A35AB" w:rsidRPr="008A021A">
        <w:rPr>
          <w:rFonts w:ascii="Cambria" w:hAnsi="Cambria" w:cstheme="minorHAnsi"/>
          <w:sz w:val="24"/>
          <w:szCs w:val="24"/>
        </w:rPr>
        <w:t xml:space="preserve">s well as </w:t>
      </w:r>
      <w:r w:rsidR="002E0466" w:rsidRPr="008A021A">
        <w:rPr>
          <w:rFonts w:ascii="Cambria" w:hAnsi="Cambria" w:cstheme="minorHAnsi"/>
          <w:sz w:val="24"/>
          <w:szCs w:val="24"/>
        </w:rPr>
        <w:t>measures of workforce education levels</w:t>
      </w:r>
      <w:r w:rsidR="0066202F" w:rsidRPr="008A021A">
        <w:rPr>
          <w:rFonts w:ascii="Cambria" w:hAnsi="Cambria" w:cstheme="minorHAnsi"/>
          <w:sz w:val="24"/>
          <w:szCs w:val="24"/>
        </w:rPr>
        <w:t xml:space="preserve"> </w:t>
      </w:r>
      <w:r w:rsidR="0066202F" w:rsidRPr="008A021A">
        <w:rPr>
          <w:rFonts w:ascii="Cambria" w:hAnsi="Cambria" w:cstheme="minorHAnsi"/>
          <w:sz w:val="24"/>
          <w:szCs w:val="24"/>
          <w:highlight w:val="yellow"/>
        </w:rPr>
        <w:t xml:space="preserve">(pp. 228 </w:t>
      </w:r>
      <w:r w:rsidR="00663529" w:rsidRPr="008A021A">
        <w:rPr>
          <w:rFonts w:ascii="Cambria" w:hAnsi="Cambria" w:cstheme="minorHAnsi"/>
          <w:sz w:val="24"/>
          <w:szCs w:val="24"/>
          <w:highlight w:val="yellow"/>
        </w:rPr>
        <w:t>–</w:t>
      </w:r>
      <w:r w:rsidR="0066202F" w:rsidRPr="008A021A">
        <w:rPr>
          <w:rFonts w:ascii="Cambria" w:hAnsi="Cambria" w:cstheme="minorHAnsi"/>
          <w:sz w:val="24"/>
          <w:szCs w:val="24"/>
          <w:highlight w:val="yellow"/>
        </w:rPr>
        <w:t xml:space="preserve"> </w:t>
      </w:r>
      <w:r w:rsidR="00663529" w:rsidRPr="008A021A">
        <w:rPr>
          <w:rFonts w:ascii="Cambria" w:hAnsi="Cambria" w:cstheme="minorHAnsi"/>
          <w:sz w:val="24"/>
          <w:szCs w:val="24"/>
          <w:highlight w:val="yellow"/>
        </w:rPr>
        <w:t>264)</w:t>
      </w:r>
      <w:r w:rsidR="00663529" w:rsidRPr="008A021A">
        <w:rPr>
          <w:rFonts w:ascii="Cambria" w:hAnsi="Cambria" w:cstheme="minorHAnsi"/>
          <w:sz w:val="24"/>
          <w:szCs w:val="24"/>
        </w:rPr>
        <w:t>.</w:t>
      </w:r>
      <w:r w:rsidR="003928D7" w:rsidRPr="008A021A">
        <w:rPr>
          <w:rFonts w:ascii="Cambria" w:hAnsi="Cambria" w:cstheme="minorHAnsi"/>
          <w:sz w:val="24"/>
          <w:szCs w:val="24"/>
        </w:rPr>
        <w:t xml:space="preserve"> </w:t>
      </w:r>
      <w:r w:rsidR="0066159A" w:rsidRPr="008A021A">
        <w:rPr>
          <w:rFonts w:ascii="Cambria" w:hAnsi="Cambria" w:cstheme="minorHAnsi"/>
          <w:sz w:val="24"/>
          <w:szCs w:val="24"/>
        </w:rPr>
        <w:t xml:space="preserve"> </w:t>
      </w:r>
      <w:r w:rsidR="00171741" w:rsidRPr="008A021A">
        <w:rPr>
          <w:rFonts w:ascii="Cambria" w:hAnsi="Cambria" w:cstheme="minorHAnsi"/>
          <w:sz w:val="24"/>
          <w:szCs w:val="24"/>
        </w:rPr>
        <w:t xml:space="preserve">His methodology </w:t>
      </w:r>
      <w:r w:rsidR="000A0708" w:rsidRPr="008A021A">
        <w:rPr>
          <w:rFonts w:ascii="Cambria" w:hAnsi="Cambria" w:cstheme="minorHAnsi"/>
          <w:sz w:val="24"/>
          <w:szCs w:val="24"/>
        </w:rPr>
        <w:t xml:space="preserve">is representative of a school of thought </w:t>
      </w:r>
      <w:r w:rsidR="005F20CE" w:rsidRPr="008A021A">
        <w:rPr>
          <w:rFonts w:ascii="Cambria" w:hAnsi="Cambria" w:cstheme="minorHAnsi"/>
          <w:sz w:val="24"/>
          <w:szCs w:val="24"/>
        </w:rPr>
        <w:t xml:space="preserve">that </w:t>
      </w:r>
      <w:r w:rsidR="007247C8" w:rsidRPr="008A021A">
        <w:rPr>
          <w:rFonts w:ascii="Cambria" w:hAnsi="Cambria" w:cstheme="minorHAnsi"/>
          <w:sz w:val="24"/>
          <w:szCs w:val="24"/>
        </w:rPr>
        <w:t>sees</w:t>
      </w:r>
      <w:r w:rsidR="004B5D7C" w:rsidRPr="008A021A">
        <w:rPr>
          <w:rFonts w:ascii="Cambria" w:hAnsi="Cambria" w:cstheme="minorHAnsi"/>
          <w:sz w:val="24"/>
          <w:szCs w:val="24"/>
        </w:rPr>
        <w:t xml:space="preserve"> the</w:t>
      </w:r>
      <w:r w:rsidR="007247C8" w:rsidRPr="008A021A">
        <w:rPr>
          <w:rFonts w:ascii="Cambria" w:hAnsi="Cambria" w:cstheme="minorHAnsi"/>
          <w:sz w:val="24"/>
          <w:szCs w:val="24"/>
        </w:rPr>
        <w:t xml:space="preserve"> </w:t>
      </w:r>
      <w:r w:rsidR="007247C8" w:rsidRPr="008A021A">
        <w:rPr>
          <w:rFonts w:ascii="Cambria" w:hAnsi="Cambria" w:cstheme="minorHAnsi"/>
          <w:i/>
          <w:iCs/>
          <w:sz w:val="24"/>
          <w:szCs w:val="24"/>
        </w:rPr>
        <w:t>non-economic reasons</w:t>
      </w:r>
      <w:r w:rsidR="004B5D7C" w:rsidRPr="008A021A">
        <w:rPr>
          <w:rFonts w:ascii="Cambria" w:hAnsi="Cambria" w:cstheme="minorHAnsi"/>
          <w:sz w:val="24"/>
          <w:szCs w:val="24"/>
        </w:rPr>
        <w:t xml:space="preserve"> </w:t>
      </w:r>
      <w:r w:rsidR="007247C8" w:rsidRPr="008A021A">
        <w:rPr>
          <w:rFonts w:ascii="Cambria" w:hAnsi="Cambria" w:cstheme="minorHAnsi"/>
          <w:sz w:val="24"/>
          <w:szCs w:val="24"/>
        </w:rPr>
        <w:t xml:space="preserve">for </w:t>
      </w:r>
      <w:r w:rsidR="004B5D7C" w:rsidRPr="008A021A">
        <w:rPr>
          <w:rFonts w:ascii="Cambria" w:hAnsi="Cambria" w:cstheme="minorHAnsi"/>
          <w:sz w:val="24"/>
          <w:szCs w:val="24"/>
        </w:rPr>
        <w:t xml:space="preserve">migration and settlement </w:t>
      </w:r>
      <w:r w:rsidR="007247C8" w:rsidRPr="008A021A">
        <w:rPr>
          <w:rFonts w:ascii="Cambria" w:hAnsi="Cambria" w:cstheme="minorHAnsi"/>
          <w:sz w:val="24"/>
          <w:szCs w:val="24"/>
        </w:rPr>
        <w:t xml:space="preserve">as </w:t>
      </w:r>
      <w:r w:rsidR="008A1CF2" w:rsidRPr="008A021A">
        <w:rPr>
          <w:rFonts w:ascii="Cambria" w:hAnsi="Cambria" w:cstheme="minorHAnsi"/>
          <w:sz w:val="24"/>
          <w:szCs w:val="24"/>
        </w:rPr>
        <w:t xml:space="preserve">a co-equal </w:t>
      </w:r>
      <w:r w:rsidR="007247C8" w:rsidRPr="008A021A">
        <w:rPr>
          <w:rFonts w:ascii="Cambria" w:hAnsi="Cambria" w:cstheme="minorHAnsi"/>
          <w:sz w:val="24"/>
          <w:szCs w:val="24"/>
        </w:rPr>
        <w:t>determinant of cities</w:t>
      </w:r>
      <w:r w:rsidR="007E417B" w:rsidRPr="008A021A">
        <w:rPr>
          <w:rFonts w:ascii="Cambria" w:hAnsi="Cambria" w:cstheme="minorHAnsi"/>
          <w:sz w:val="24"/>
          <w:szCs w:val="24"/>
        </w:rPr>
        <w:t xml:space="preserve"> </w:t>
      </w:r>
      <w:r w:rsidR="007247C8" w:rsidRPr="008A021A">
        <w:rPr>
          <w:rFonts w:ascii="Cambria" w:hAnsi="Cambria" w:cstheme="minorHAnsi"/>
          <w:sz w:val="24"/>
          <w:szCs w:val="24"/>
        </w:rPr>
        <w:t>economic</w:t>
      </w:r>
      <w:r w:rsidR="004F58B4" w:rsidRPr="008A021A">
        <w:rPr>
          <w:rFonts w:ascii="Cambria" w:hAnsi="Cambria" w:cstheme="minorHAnsi"/>
          <w:sz w:val="24"/>
          <w:szCs w:val="24"/>
        </w:rPr>
        <w:t xml:space="preserve"> outcomes alongside economic causes</w:t>
      </w:r>
      <w:r w:rsidR="00005AF9" w:rsidRPr="008A021A">
        <w:rPr>
          <w:rFonts w:ascii="Cambria" w:hAnsi="Cambria" w:cstheme="minorHAnsi"/>
          <w:sz w:val="24"/>
          <w:szCs w:val="24"/>
        </w:rPr>
        <w:t xml:space="preserve">; this is </w:t>
      </w:r>
      <w:r w:rsidR="00CA2129" w:rsidRPr="008A021A">
        <w:rPr>
          <w:rFonts w:ascii="Cambria" w:hAnsi="Cambria" w:cstheme="minorHAnsi"/>
          <w:sz w:val="24"/>
          <w:szCs w:val="24"/>
        </w:rPr>
        <w:t xml:space="preserve">often characterized by the shorthand </w:t>
      </w:r>
      <w:r w:rsidR="00DD2BBE" w:rsidRPr="008A021A">
        <w:rPr>
          <w:rFonts w:ascii="Cambria" w:hAnsi="Cambria" w:cstheme="minorHAnsi"/>
          <w:sz w:val="24"/>
          <w:szCs w:val="24"/>
        </w:rPr>
        <w:t xml:space="preserve">phrase </w:t>
      </w:r>
      <w:r w:rsidR="00C778FC" w:rsidRPr="008A021A">
        <w:rPr>
          <w:rFonts w:ascii="Cambria" w:hAnsi="Cambria" w:cstheme="minorHAnsi"/>
          <w:sz w:val="24"/>
          <w:szCs w:val="24"/>
        </w:rPr>
        <w:t>“</w:t>
      </w:r>
      <w:r w:rsidR="00E12900" w:rsidRPr="008A021A">
        <w:rPr>
          <w:rFonts w:ascii="Cambria" w:hAnsi="Cambria" w:cstheme="minorHAnsi"/>
          <w:sz w:val="24"/>
          <w:szCs w:val="24"/>
        </w:rPr>
        <w:t>jobs follow people</w:t>
      </w:r>
      <w:r w:rsidR="00C778FC" w:rsidRPr="008A021A">
        <w:rPr>
          <w:rFonts w:ascii="Cambria" w:hAnsi="Cambria" w:cstheme="minorHAnsi"/>
          <w:sz w:val="24"/>
          <w:szCs w:val="24"/>
        </w:rPr>
        <w:t>”</w:t>
      </w:r>
      <w:r w:rsidR="009B6808" w:rsidRPr="008A021A">
        <w:rPr>
          <w:rFonts w:ascii="Cambria" w:hAnsi="Cambria" w:cstheme="minorHAnsi"/>
          <w:sz w:val="24"/>
          <w:szCs w:val="24"/>
        </w:rPr>
        <w:t xml:space="preserve">, in </w:t>
      </w:r>
      <w:r w:rsidR="00650424" w:rsidRPr="008A021A">
        <w:rPr>
          <w:rFonts w:ascii="Cambria" w:hAnsi="Cambria" w:cstheme="minorHAnsi"/>
          <w:sz w:val="24"/>
          <w:szCs w:val="24"/>
        </w:rPr>
        <w:t>contrast with a competing family of theories labeled “people follow jobs”</w:t>
      </w:r>
      <w:r w:rsidR="00E12900" w:rsidRPr="008A021A">
        <w:rPr>
          <w:rFonts w:ascii="Cambria" w:hAnsi="Cambria" w:cstheme="minorHAnsi"/>
          <w:sz w:val="24"/>
          <w:szCs w:val="24"/>
        </w:rPr>
        <w:t xml:space="preserve"> </w:t>
      </w:r>
      <w:r w:rsidR="000878C5"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{"citationID":"a16360ds4uc","properties":{"formattedCitation":"(Russell, 2017)","plainCitation":"(Russell, 2017)","noteIndex":0},"citationItems":[{"id":69,"uris":["http://zotero.org/users/834041/items/ZUWUH9NE"],"itemData":{"id":69,"type":"webpage","abstract":"A case for the latter.","container-title":"Pacific Standard","language":"en","title":"Do Jobs Follow People or Do People Follow Jobs?","URL":"https://psmag.com/economics/jobs-follow-people-people-follow-jobs-69354","author":[{"family":"Russell","given":"Jim"}],"accessed":{"date-parts":[["2023",3,11]]},"issued":{"date-parts":[["2017",6,14]]}}}],"schema":"https://github.com/citation-style-language/schema/raw/master/csl-citation.json"} </w:instrText>
      </w:r>
      <w:r w:rsidR="000878C5" w:rsidRPr="008A021A">
        <w:rPr>
          <w:rFonts w:ascii="Cambria" w:hAnsi="Cambria" w:cstheme="minorHAnsi"/>
          <w:sz w:val="24"/>
          <w:szCs w:val="24"/>
          <w:highlight w:val="yellow"/>
        </w:rPr>
        <w:fldChar w:fldCharType="separate"/>
      </w:r>
      <w:r w:rsidR="00BA2DB2" w:rsidRPr="008A021A">
        <w:rPr>
          <w:rFonts w:ascii="Cambria" w:hAnsi="Cambria" w:cs="Times New Roman"/>
          <w:sz w:val="24"/>
          <w:szCs w:val="24"/>
        </w:rPr>
        <w:t>(Russell, 2017)</w:t>
      </w:r>
      <w:r w:rsidR="000878C5" w:rsidRPr="008A021A">
        <w:rPr>
          <w:rFonts w:ascii="Cambria" w:hAnsi="Cambria" w:cstheme="minorHAnsi"/>
          <w:sz w:val="24"/>
          <w:szCs w:val="24"/>
          <w:highlight w:val="yellow"/>
        </w:rPr>
        <w:fldChar w:fldCharType="end"/>
      </w:r>
      <w:r w:rsidR="00DD2BBE" w:rsidRPr="008A021A">
        <w:rPr>
          <w:rFonts w:ascii="Cambria" w:hAnsi="Cambria" w:cstheme="minorHAnsi"/>
          <w:sz w:val="24"/>
          <w:szCs w:val="24"/>
          <w:highlight w:val="yellow"/>
        </w:rPr>
        <w:t>.</w:t>
      </w:r>
      <w:r w:rsidR="003928D7" w:rsidRPr="008A021A">
        <w:rPr>
          <w:rFonts w:ascii="Cambria" w:hAnsi="Cambria" w:cstheme="minorHAnsi"/>
          <w:sz w:val="24"/>
          <w:szCs w:val="24"/>
        </w:rPr>
        <w:t xml:space="preserve"> </w:t>
      </w:r>
    </w:p>
    <w:p w14:paraId="74522F06" w14:textId="66676F1D" w:rsidR="0045574A" w:rsidRPr="008A021A" w:rsidRDefault="0042298F" w:rsidP="00650424">
      <w:pPr>
        <w:pStyle w:val="NoSpacing"/>
        <w:ind w:firstLine="360"/>
        <w:rPr>
          <w:rFonts w:ascii="Cambria" w:hAnsi="Cambria" w:cstheme="minorHAnsi"/>
          <w:sz w:val="24"/>
          <w:szCs w:val="24"/>
        </w:rPr>
      </w:pPr>
      <w:r w:rsidRPr="008A021A">
        <w:rPr>
          <w:rFonts w:ascii="Cambria" w:hAnsi="Cambria" w:cstheme="minorHAnsi"/>
          <w:sz w:val="24"/>
          <w:szCs w:val="24"/>
        </w:rPr>
        <w:t>A</w:t>
      </w:r>
      <w:r w:rsidR="00650424" w:rsidRPr="008A021A">
        <w:rPr>
          <w:rFonts w:ascii="Cambria" w:hAnsi="Cambria" w:cstheme="minorHAnsi"/>
          <w:sz w:val="24"/>
          <w:szCs w:val="24"/>
        </w:rPr>
        <w:t xml:space="preserve"> representative </w:t>
      </w:r>
      <w:r w:rsidR="004F58B4" w:rsidRPr="008A021A">
        <w:rPr>
          <w:rFonts w:ascii="Cambria" w:hAnsi="Cambria" w:cstheme="minorHAnsi"/>
          <w:sz w:val="24"/>
          <w:szCs w:val="24"/>
        </w:rPr>
        <w:t>corpus</w:t>
      </w:r>
      <w:r w:rsidR="00650424" w:rsidRPr="008A021A">
        <w:rPr>
          <w:rFonts w:ascii="Cambria" w:hAnsi="Cambria" w:cstheme="minorHAnsi"/>
          <w:sz w:val="24"/>
          <w:szCs w:val="24"/>
        </w:rPr>
        <w:t xml:space="preserve"> of the “people follow jobs” approach is</w:t>
      </w:r>
      <w:r w:rsidR="00F454AB" w:rsidRPr="008A021A">
        <w:rPr>
          <w:rFonts w:ascii="Cambria" w:hAnsi="Cambria" w:cstheme="minorHAnsi"/>
          <w:sz w:val="24"/>
          <w:szCs w:val="24"/>
        </w:rPr>
        <w:t xml:space="preserve"> the work of economist Enrico Moretti</w:t>
      </w:r>
      <w:r w:rsidR="00537AB5" w:rsidRPr="008A021A">
        <w:rPr>
          <w:rFonts w:ascii="Cambria" w:hAnsi="Cambria" w:cstheme="minorHAnsi"/>
          <w:sz w:val="24"/>
          <w:szCs w:val="24"/>
        </w:rPr>
        <w:t xml:space="preserve">, whose </w:t>
      </w:r>
      <w:r w:rsidR="008D2FCE" w:rsidRPr="008A021A">
        <w:rPr>
          <w:rFonts w:ascii="Cambria" w:hAnsi="Cambria" w:cstheme="minorHAnsi"/>
          <w:i/>
          <w:iCs/>
          <w:sz w:val="24"/>
          <w:szCs w:val="24"/>
        </w:rPr>
        <w:t>The New Geogr</w:t>
      </w:r>
      <w:r w:rsidR="00965AC6" w:rsidRPr="008A021A">
        <w:rPr>
          <w:rFonts w:ascii="Cambria" w:hAnsi="Cambria" w:cstheme="minorHAnsi"/>
          <w:i/>
          <w:iCs/>
          <w:sz w:val="24"/>
          <w:szCs w:val="24"/>
        </w:rPr>
        <w:t>ap</w:t>
      </w:r>
      <w:r w:rsidR="008D2FCE" w:rsidRPr="008A021A">
        <w:rPr>
          <w:rFonts w:ascii="Cambria" w:hAnsi="Cambria" w:cstheme="minorHAnsi"/>
          <w:i/>
          <w:iCs/>
          <w:sz w:val="24"/>
          <w:szCs w:val="24"/>
        </w:rPr>
        <w:t xml:space="preserve">hy of Jobs </w:t>
      </w:r>
      <w:r w:rsidR="00537AB5" w:rsidRPr="008A021A">
        <w:rPr>
          <w:rFonts w:ascii="Cambria" w:hAnsi="Cambria" w:cstheme="minorHAnsi"/>
          <w:sz w:val="24"/>
          <w:szCs w:val="24"/>
        </w:rPr>
        <w:t xml:space="preserve">examines the </w:t>
      </w:r>
      <w:r w:rsidR="00965AC6" w:rsidRPr="008A021A">
        <w:rPr>
          <w:rFonts w:ascii="Cambria" w:hAnsi="Cambria" w:cstheme="minorHAnsi"/>
          <w:sz w:val="24"/>
          <w:szCs w:val="24"/>
        </w:rPr>
        <w:t xml:space="preserve">migration of university-educated workers to </w:t>
      </w:r>
      <w:r w:rsidR="00F448D6" w:rsidRPr="008A021A">
        <w:rPr>
          <w:rFonts w:ascii="Cambria" w:hAnsi="Cambria" w:cstheme="minorHAnsi"/>
          <w:sz w:val="24"/>
          <w:szCs w:val="24"/>
        </w:rPr>
        <w:t xml:space="preserve">centers of technological innovation </w:t>
      </w:r>
      <w:r w:rsidR="00F448D6"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{"citationID":"a2nrrk67oqs","properties":{"formattedCitation":"(Moretti, 2012)","plainCitation":"(Moretti, 2012)","noteIndex":0},"citationItems":[{"id":72,"uris":["http://zotero.org/users/834041/items/YFFRAFUL"],"itemData":{"id":72,"type":"book","abstract":"From a rising young economist, an examination of innovation and success, and where to find them in America. An unprecedented redistribution of jobs, population, and wealth is under way in America, and it is likely to accelerate in the years to come. America's new economic map shows growing differences, not just between people but especially between communities. In this important and persuasive book, U.C. Berkeley economist Enrico Moretti provides a fresh perspective on the tectonic shifts that are reshaping America's labor market--from globalization and income inequality to immigration and technological progress--and how these shifts are affecting our communities. Drawing on a wealth of stimulating new studies, Moretti uncovers what smart policies may be appropriate to address the social challenges that are arising. We're used to thinking of the United States in dichotomous terms: red versus blue, black versus white, haves versus have-nots. But today there are \"three\" Americas. At one extreme are the brain hubs--cities like San Francisco, Boston, Austin, and Durham--with a well-educated labor force and a strong innovation sector. Their workers are among the most productive, creative, and best paid on the planet. At the other extreme are cities once dominated by traditional manufacturing, which are declining rapidly, losing jobs and residents. In the middle are a number of cities that could go either way. For the past thirty years, the three Americas have been growing apart at an accelerating rate. This divergence is one the most important recent developments in the United States and is causing growing geographic disparities is all other aspects of our lives, from health and longevity to family stability and political engagement. But the winners and losers aren't necessarily who you'd expect. Moretti's groundbreaking research shows that you don't have to be a scientist or an engineer to thrive in one of these brain hubs. Among the beneficiaries are the workers who support the \"idea-creators\"--the carpenters, hair stylists, personal trainers, lawyers, doctors, teachers and the like. In fact, Moretti has shown that for every new innovation job in a city, five additional non-innovation jobs are created, and those workers earn higher salaries than their counterparts in other cities. It wasn't supposed to be this way. As the global economy shifted from manufacturing to innovation, geography was supposed to matter less. But the pundits were wrong. A new map is being drawn--the inevitable result of deep-seated but rarely discussed economic forces. These trends are reshaping the very fabric of our society. Dealing with this split--supporting growth in the hubs while arresting the decline elsewhere--will be the challenge of the century, and</w:instrText>
      </w:r>
      <w:r w:rsidR="00BA2DB2" w:rsidRPr="008A021A">
        <w:rPr>
          <w:rFonts w:ascii="Cambria" w:eastAsia="MS Gothic" w:hAnsi="Cambria" w:cs="MS Gothic"/>
          <w:sz w:val="24"/>
          <w:szCs w:val="24"/>
          <w:highlight w:val="yellow"/>
        </w:rPr>
        <w:instrText xml:space="preserve">　</w:instrText>
      </w:r>
      <w:r w:rsidR="00BA2DB2" w:rsidRPr="008A021A">
        <w:rPr>
          <w:rFonts w:ascii="Cambria" w:hAnsi="Cambria" w:cstheme="minorHAnsi"/>
          <w:sz w:val="24"/>
          <w:szCs w:val="24"/>
          <w:highlight w:val="yellow"/>
        </w:rPr>
        <w:instrText>\"The New Geography of Jobs\"</w:instrText>
      </w:r>
      <w:r w:rsidR="00BA2DB2" w:rsidRPr="008A021A">
        <w:rPr>
          <w:rFonts w:ascii="Cambria" w:eastAsia="MS Gothic" w:hAnsi="Cambria" w:cs="MS Gothic"/>
          <w:sz w:val="24"/>
          <w:szCs w:val="24"/>
          <w:highlight w:val="yellow"/>
        </w:rPr>
        <w:instrText xml:space="preserve">　</w:instrText>
      </w:r>
      <w:r w:rsidR="00BA2DB2" w:rsidRPr="008A021A">
        <w:rPr>
          <w:rFonts w:ascii="Cambria" w:hAnsi="Cambria" w:cstheme="minorHAnsi"/>
          <w:sz w:val="24"/>
          <w:szCs w:val="24"/>
          <w:highlight w:val="yellow"/>
        </w:rPr>
        <w:instrText xml:space="preserve">lights the way.","ISBN":"978-0-547-75011-8","language":"en","note":"Google-Books-ID: br0S54w0u_sC","number-of-pages":"310","publisher":"Houghton Mifflin Harcourt","source":"Google Books","title":"The New Geography of Jobs","author":[{"family":"Moretti","given":"Enrico"}],"issued":{"date-parts":[["2012"]]}}}],"schema":"https://github.com/citation-style-language/schema/raw/master/csl-citation.json"} </w:instrText>
      </w:r>
      <w:r w:rsidR="00F448D6" w:rsidRPr="008A021A">
        <w:rPr>
          <w:rFonts w:ascii="Cambria" w:hAnsi="Cambria" w:cstheme="minorHAnsi"/>
          <w:sz w:val="24"/>
          <w:szCs w:val="24"/>
          <w:highlight w:val="yellow"/>
        </w:rPr>
        <w:fldChar w:fldCharType="separate"/>
      </w:r>
      <w:r w:rsidR="00BA2DB2" w:rsidRPr="008A021A">
        <w:rPr>
          <w:rFonts w:ascii="Cambria" w:hAnsi="Cambria" w:cs="Times New Roman"/>
          <w:sz w:val="24"/>
          <w:szCs w:val="24"/>
        </w:rPr>
        <w:t>(Moretti, 2012)</w:t>
      </w:r>
      <w:r w:rsidR="00F448D6" w:rsidRPr="008A021A">
        <w:rPr>
          <w:rFonts w:ascii="Cambria" w:hAnsi="Cambria" w:cstheme="minorHAnsi"/>
          <w:sz w:val="24"/>
          <w:szCs w:val="24"/>
          <w:highlight w:val="yellow"/>
        </w:rPr>
        <w:fldChar w:fldCharType="end"/>
      </w:r>
      <w:r w:rsidR="00F448D6" w:rsidRPr="008A021A">
        <w:rPr>
          <w:rFonts w:ascii="Cambria" w:hAnsi="Cambria" w:cstheme="minorHAnsi"/>
          <w:sz w:val="24"/>
          <w:szCs w:val="24"/>
        </w:rPr>
        <w:t xml:space="preserve">.  </w:t>
      </w:r>
      <w:r w:rsidR="00DF3B26" w:rsidRPr="008A021A">
        <w:rPr>
          <w:rFonts w:ascii="Cambria" w:hAnsi="Cambria" w:cstheme="minorHAnsi"/>
          <w:sz w:val="24"/>
          <w:szCs w:val="24"/>
        </w:rPr>
        <w:t>While a</w:t>
      </w:r>
      <w:r w:rsidR="003C228F" w:rsidRPr="008A021A">
        <w:rPr>
          <w:rFonts w:ascii="Cambria" w:hAnsi="Cambria" w:cstheme="minorHAnsi"/>
          <w:sz w:val="24"/>
          <w:szCs w:val="24"/>
        </w:rPr>
        <w:t>greeing</w:t>
      </w:r>
      <w:r w:rsidR="00D74926" w:rsidRPr="008A021A">
        <w:rPr>
          <w:rFonts w:ascii="Cambria" w:hAnsi="Cambria" w:cstheme="minorHAnsi"/>
          <w:sz w:val="24"/>
          <w:szCs w:val="24"/>
        </w:rPr>
        <w:t xml:space="preserve"> </w:t>
      </w:r>
      <w:r w:rsidR="00537AB5" w:rsidRPr="008A021A">
        <w:rPr>
          <w:rFonts w:ascii="Cambria" w:hAnsi="Cambria" w:cstheme="minorHAnsi"/>
          <w:sz w:val="24"/>
          <w:szCs w:val="24"/>
        </w:rPr>
        <w:t xml:space="preserve">with Florida </w:t>
      </w:r>
      <w:r w:rsidR="00D74926" w:rsidRPr="008A021A">
        <w:rPr>
          <w:rFonts w:ascii="Cambria" w:hAnsi="Cambria" w:cstheme="minorHAnsi"/>
          <w:sz w:val="24"/>
          <w:szCs w:val="24"/>
        </w:rPr>
        <w:t>that the</w:t>
      </w:r>
      <w:r w:rsidR="00F448D6" w:rsidRPr="008A021A">
        <w:rPr>
          <w:rFonts w:ascii="Cambria" w:hAnsi="Cambria" w:cstheme="minorHAnsi"/>
          <w:sz w:val="24"/>
          <w:szCs w:val="24"/>
        </w:rPr>
        <w:t xml:space="preserve"> migration of</w:t>
      </w:r>
      <w:r w:rsidR="003C228F" w:rsidRPr="008A021A">
        <w:rPr>
          <w:rFonts w:ascii="Cambria" w:hAnsi="Cambria" w:cstheme="minorHAnsi"/>
          <w:sz w:val="24"/>
          <w:szCs w:val="24"/>
        </w:rPr>
        <w:t xml:space="preserve"> highly-skilled </w:t>
      </w:r>
      <w:r w:rsidR="0047699C" w:rsidRPr="008A021A">
        <w:rPr>
          <w:rFonts w:ascii="Cambria" w:hAnsi="Cambria" w:cstheme="minorHAnsi"/>
          <w:sz w:val="24"/>
          <w:szCs w:val="24"/>
        </w:rPr>
        <w:t>individuals shape</w:t>
      </w:r>
      <w:r w:rsidR="006D6945" w:rsidRPr="008A021A">
        <w:rPr>
          <w:rFonts w:ascii="Cambria" w:hAnsi="Cambria" w:cstheme="minorHAnsi"/>
          <w:sz w:val="24"/>
          <w:szCs w:val="24"/>
        </w:rPr>
        <w:t>s</w:t>
      </w:r>
      <w:r w:rsidR="0047699C" w:rsidRPr="008A021A">
        <w:rPr>
          <w:rFonts w:ascii="Cambria" w:hAnsi="Cambria" w:cstheme="minorHAnsi"/>
          <w:sz w:val="24"/>
          <w:szCs w:val="24"/>
        </w:rPr>
        <w:t xml:space="preserve"> cities</w:t>
      </w:r>
      <w:r w:rsidR="00D038E0" w:rsidRPr="008A021A">
        <w:rPr>
          <w:rFonts w:ascii="Cambria" w:hAnsi="Cambria" w:cstheme="minorHAnsi"/>
          <w:sz w:val="24"/>
          <w:szCs w:val="24"/>
        </w:rPr>
        <w:t>’ economic outcome</w:t>
      </w:r>
      <w:r w:rsidR="00DF3B26" w:rsidRPr="008A021A">
        <w:rPr>
          <w:rFonts w:ascii="Cambria" w:hAnsi="Cambria" w:cstheme="minorHAnsi"/>
          <w:sz w:val="24"/>
          <w:szCs w:val="24"/>
        </w:rPr>
        <w:t>s</w:t>
      </w:r>
      <w:r w:rsidR="00B81731" w:rsidRPr="008A021A">
        <w:rPr>
          <w:rFonts w:ascii="Cambria" w:hAnsi="Cambria" w:cstheme="minorHAnsi"/>
          <w:sz w:val="24"/>
          <w:szCs w:val="24"/>
        </w:rPr>
        <w:t xml:space="preserve"> </w:t>
      </w:r>
      <w:r w:rsidR="00B81731" w:rsidRPr="008A021A">
        <w:rPr>
          <w:rFonts w:ascii="Cambria" w:hAnsi="Cambria" w:cstheme="minorHAnsi"/>
          <w:sz w:val="24"/>
          <w:szCs w:val="24"/>
          <w:highlight w:val="yellow"/>
        </w:rPr>
        <w:t>(pp.154 – 177</w:t>
      </w:r>
      <w:r w:rsidR="00B81731" w:rsidRPr="008A021A">
        <w:rPr>
          <w:rFonts w:ascii="Cambria" w:hAnsi="Cambria" w:cstheme="minorHAnsi"/>
          <w:sz w:val="24"/>
          <w:szCs w:val="24"/>
        </w:rPr>
        <w:t>)</w:t>
      </w:r>
      <w:r w:rsidR="0047699C" w:rsidRPr="008A021A">
        <w:rPr>
          <w:rFonts w:ascii="Cambria" w:hAnsi="Cambria" w:cstheme="minorHAnsi"/>
          <w:sz w:val="24"/>
          <w:szCs w:val="24"/>
        </w:rPr>
        <w:t xml:space="preserve">, he disagrees </w:t>
      </w:r>
      <w:r w:rsidR="007B6694" w:rsidRPr="008A021A">
        <w:rPr>
          <w:rFonts w:ascii="Cambria" w:hAnsi="Cambria" w:cstheme="minorHAnsi"/>
          <w:sz w:val="24"/>
          <w:szCs w:val="24"/>
        </w:rPr>
        <w:t>that</w:t>
      </w:r>
      <w:r w:rsidR="0047699C" w:rsidRPr="008A021A">
        <w:rPr>
          <w:rFonts w:ascii="Cambria" w:hAnsi="Cambria" w:cstheme="minorHAnsi"/>
          <w:sz w:val="24"/>
          <w:szCs w:val="24"/>
        </w:rPr>
        <w:t xml:space="preserve"> </w:t>
      </w:r>
      <w:r w:rsidR="00D038E0" w:rsidRPr="008A021A">
        <w:rPr>
          <w:rFonts w:ascii="Cambria" w:hAnsi="Cambria" w:cstheme="minorHAnsi"/>
          <w:sz w:val="24"/>
          <w:szCs w:val="24"/>
        </w:rPr>
        <w:t>thriving arts and entertainment scenes</w:t>
      </w:r>
      <w:r w:rsidR="00644058" w:rsidRPr="008A021A">
        <w:rPr>
          <w:rFonts w:ascii="Cambria" w:hAnsi="Cambria" w:cstheme="minorHAnsi"/>
          <w:sz w:val="24"/>
          <w:szCs w:val="24"/>
        </w:rPr>
        <w:t xml:space="preserve"> </w:t>
      </w:r>
      <w:r w:rsidR="00D038E0" w:rsidRPr="008A021A">
        <w:rPr>
          <w:rFonts w:ascii="Cambria" w:hAnsi="Cambria" w:cstheme="minorHAnsi"/>
          <w:sz w:val="24"/>
          <w:szCs w:val="24"/>
        </w:rPr>
        <w:t xml:space="preserve">or the presence of </w:t>
      </w:r>
      <w:r w:rsidR="00893CA6" w:rsidRPr="008A021A">
        <w:rPr>
          <w:rFonts w:ascii="Cambria" w:hAnsi="Cambria" w:cstheme="minorHAnsi"/>
          <w:sz w:val="24"/>
          <w:szCs w:val="24"/>
        </w:rPr>
        <w:t xml:space="preserve">vibrant </w:t>
      </w:r>
      <w:r w:rsidR="00D038E0" w:rsidRPr="008A021A">
        <w:rPr>
          <w:rFonts w:ascii="Cambria" w:hAnsi="Cambria" w:cstheme="minorHAnsi"/>
          <w:sz w:val="24"/>
          <w:szCs w:val="24"/>
        </w:rPr>
        <w:t xml:space="preserve">artisanal </w:t>
      </w:r>
      <w:r w:rsidR="00893CA6" w:rsidRPr="008A021A">
        <w:rPr>
          <w:rFonts w:ascii="Cambria" w:hAnsi="Cambria" w:cstheme="minorHAnsi"/>
          <w:sz w:val="24"/>
          <w:szCs w:val="24"/>
        </w:rPr>
        <w:t xml:space="preserve">niche economies </w:t>
      </w:r>
      <w:r w:rsidR="000B2495" w:rsidRPr="008A021A">
        <w:rPr>
          <w:rFonts w:ascii="Cambria" w:hAnsi="Cambria" w:cstheme="minorHAnsi"/>
          <w:sz w:val="24"/>
          <w:szCs w:val="24"/>
        </w:rPr>
        <w:t xml:space="preserve">are </w:t>
      </w:r>
      <w:r w:rsidR="00DD4793" w:rsidRPr="008A021A">
        <w:rPr>
          <w:rFonts w:ascii="Cambria" w:hAnsi="Cambria" w:cstheme="minorHAnsi"/>
          <w:sz w:val="24"/>
          <w:szCs w:val="24"/>
        </w:rPr>
        <w:t>root causes attracting this migration</w:t>
      </w:r>
      <w:r w:rsidR="00BB0FB0" w:rsidRPr="008A021A">
        <w:rPr>
          <w:rFonts w:ascii="Cambria" w:hAnsi="Cambria" w:cstheme="minorHAnsi"/>
          <w:sz w:val="24"/>
          <w:szCs w:val="24"/>
        </w:rPr>
        <w:t xml:space="preserve"> (</w:t>
      </w:r>
      <w:r w:rsidR="004F58B4" w:rsidRPr="008A021A">
        <w:rPr>
          <w:rFonts w:ascii="Cambria" w:hAnsi="Cambria" w:cstheme="minorHAnsi"/>
          <w:sz w:val="24"/>
          <w:szCs w:val="24"/>
        </w:rPr>
        <w:t xml:space="preserve">and </w:t>
      </w:r>
      <w:r w:rsidR="00BB0FB0" w:rsidRPr="008A021A">
        <w:rPr>
          <w:rFonts w:ascii="Cambria" w:hAnsi="Cambria" w:cstheme="minorHAnsi"/>
          <w:sz w:val="24"/>
          <w:szCs w:val="24"/>
        </w:rPr>
        <w:t xml:space="preserve">he’s </w:t>
      </w:r>
      <w:r w:rsidR="002C33AE" w:rsidRPr="008A021A">
        <w:rPr>
          <w:rFonts w:ascii="Cambria" w:hAnsi="Cambria" w:cstheme="minorHAnsi"/>
          <w:sz w:val="24"/>
          <w:szCs w:val="24"/>
        </w:rPr>
        <w:t xml:space="preserve">largely </w:t>
      </w:r>
      <w:r w:rsidR="00BB0FB0" w:rsidRPr="008A021A">
        <w:rPr>
          <w:rFonts w:ascii="Cambria" w:hAnsi="Cambria" w:cstheme="minorHAnsi"/>
          <w:sz w:val="24"/>
          <w:szCs w:val="24"/>
        </w:rPr>
        <w:t xml:space="preserve">silent on the question of </w:t>
      </w:r>
      <w:r w:rsidR="00854578" w:rsidRPr="008A021A">
        <w:rPr>
          <w:rFonts w:ascii="Cambria" w:hAnsi="Cambria" w:cstheme="minorHAnsi"/>
          <w:sz w:val="24"/>
          <w:szCs w:val="24"/>
        </w:rPr>
        <w:t>measures of diversity or cultural tolerance</w:t>
      </w:r>
      <w:r w:rsidR="00BB0FB0" w:rsidRPr="008A021A">
        <w:rPr>
          <w:rFonts w:ascii="Cambria" w:hAnsi="Cambria" w:cstheme="minorHAnsi"/>
          <w:sz w:val="24"/>
          <w:szCs w:val="24"/>
        </w:rPr>
        <w:t>)</w:t>
      </w:r>
      <w:r w:rsidR="00DD4793" w:rsidRPr="008A021A">
        <w:rPr>
          <w:rFonts w:ascii="Cambria" w:hAnsi="Cambria" w:cstheme="minorHAnsi"/>
          <w:sz w:val="24"/>
          <w:szCs w:val="24"/>
        </w:rPr>
        <w:t>.</w:t>
      </w:r>
      <w:r w:rsidR="00521155" w:rsidRPr="008A021A">
        <w:rPr>
          <w:rFonts w:ascii="Cambria" w:hAnsi="Cambria" w:cstheme="minorHAnsi"/>
          <w:sz w:val="24"/>
          <w:szCs w:val="24"/>
        </w:rPr>
        <w:t xml:space="preserve"> </w:t>
      </w:r>
      <w:r w:rsidR="00510637" w:rsidRPr="008A021A">
        <w:rPr>
          <w:rFonts w:ascii="Cambria" w:hAnsi="Cambria" w:cstheme="minorHAnsi"/>
          <w:sz w:val="24"/>
          <w:szCs w:val="24"/>
        </w:rPr>
        <w:t xml:space="preserve"> He</w:t>
      </w:r>
      <w:r w:rsidR="00C54085" w:rsidRPr="008A021A">
        <w:rPr>
          <w:rFonts w:ascii="Cambria" w:hAnsi="Cambria" w:cstheme="minorHAnsi"/>
          <w:sz w:val="24"/>
          <w:szCs w:val="24"/>
        </w:rPr>
        <w:t xml:space="preserve"> </w:t>
      </w:r>
      <w:r w:rsidR="00545B5E" w:rsidRPr="008A021A">
        <w:rPr>
          <w:rFonts w:ascii="Cambria" w:hAnsi="Cambria" w:cstheme="minorHAnsi"/>
          <w:sz w:val="24"/>
          <w:szCs w:val="24"/>
        </w:rPr>
        <w:t>argues</w:t>
      </w:r>
      <w:r w:rsidR="004572BA" w:rsidRPr="008A021A">
        <w:rPr>
          <w:rFonts w:ascii="Cambria" w:hAnsi="Cambria" w:cstheme="minorHAnsi"/>
          <w:sz w:val="24"/>
          <w:szCs w:val="24"/>
        </w:rPr>
        <w:t xml:space="preserve"> </w:t>
      </w:r>
      <w:r w:rsidR="00007FB4" w:rsidRPr="008A021A">
        <w:rPr>
          <w:rFonts w:ascii="Cambria" w:hAnsi="Cambria" w:cstheme="minorHAnsi"/>
          <w:sz w:val="24"/>
          <w:szCs w:val="24"/>
        </w:rPr>
        <w:t xml:space="preserve">that </w:t>
      </w:r>
      <w:r w:rsidR="00FF1215" w:rsidRPr="008A021A">
        <w:rPr>
          <w:rFonts w:ascii="Cambria" w:hAnsi="Cambria" w:cstheme="minorHAnsi"/>
          <w:sz w:val="24"/>
          <w:szCs w:val="24"/>
        </w:rPr>
        <w:t>the</w:t>
      </w:r>
      <w:r w:rsidR="00007FB4" w:rsidRPr="008A021A">
        <w:rPr>
          <w:rFonts w:ascii="Cambria" w:hAnsi="Cambria" w:cstheme="minorHAnsi"/>
          <w:sz w:val="24"/>
          <w:szCs w:val="24"/>
        </w:rPr>
        <w:t xml:space="preserve"> distinguishing cultural elements of </w:t>
      </w:r>
      <w:r w:rsidR="000529C2" w:rsidRPr="008A021A">
        <w:rPr>
          <w:rFonts w:ascii="Cambria" w:hAnsi="Cambria" w:cstheme="minorHAnsi"/>
          <w:sz w:val="24"/>
          <w:szCs w:val="24"/>
        </w:rPr>
        <w:t>successful twenty-first century cities are</w:t>
      </w:r>
      <w:r w:rsidR="00F17781" w:rsidRPr="008A021A">
        <w:rPr>
          <w:rFonts w:ascii="Cambria" w:hAnsi="Cambria" w:cstheme="minorHAnsi"/>
          <w:sz w:val="24"/>
          <w:szCs w:val="24"/>
        </w:rPr>
        <w:t xml:space="preserve"> instead</w:t>
      </w:r>
      <w:r w:rsidR="000529C2" w:rsidRPr="008A021A">
        <w:rPr>
          <w:rFonts w:ascii="Cambria" w:hAnsi="Cambria" w:cstheme="minorHAnsi"/>
          <w:sz w:val="24"/>
          <w:szCs w:val="24"/>
        </w:rPr>
        <w:t xml:space="preserve"> </w:t>
      </w:r>
      <w:r w:rsidR="000529C2" w:rsidRPr="008A021A">
        <w:rPr>
          <w:rFonts w:ascii="Cambria" w:hAnsi="Cambria" w:cstheme="minorHAnsi"/>
          <w:i/>
          <w:iCs/>
          <w:sz w:val="24"/>
          <w:szCs w:val="24"/>
        </w:rPr>
        <w:t>effected</w:t>
      </w:r>
      <w:r w:rsidR="000529C2" w:rsidRPr="008A021A">
        <w:rPr>
          <w:rFonts w:ascii="Cambria" w:hAnsi="Cambria" w:cstheme="minorHAnsi"/>
          <w:sz w:val="24"/>
          <w:szCs w:val="24"/>
        </w:rPr>
        <w:t xml:space="preserve"> by </w:t>
      </w:r>
      <w:r w:rsidR="004572BA" w:rsidRPr="008A021A">
        <w:rPr>
          <w:rFonts w:ascii="Cambria" w:hAnsi="Cambria" w:cstheme="minorHAnsi"/>
          <w:sz w:val="24"/>
          <w:szCs w:val="24"/>
        </w:rPr>
        <w:t xml:space="preserve">the presence of </w:t>
      </w:r>
      <w:r w:rsidR="00BA5F81" w:rsidRPr="008A021A">
        <w:rPr>
          <w:rFonts w:ascii="Cambria" w:hAnsi="Cambria" w:cstheme="minorHAnsi"/>
          <w:sz w:val="24"/>
          <w:szCs w:val="24"/>
        </w:rPr>
        <w:t>highly-skilled</w:t>
      </w:r>
      <w:r w:rsidR="00136E5F" w:rsidRPr="008A021A">
        <w:rPr>
          <w:rFonts w:ascii="Cambria" w:hAnsi="Cambria" w:cstheme="minorHAnsi"/>
          <w:sz w:val="24"/>
          <w:szCs w:val="24"/>
        </w:rPr>
        <w:t xml:space="preserve"> workers</w:t>
      </w:r>
      <w:r w:rsidR="00F76710" w:rsidRPr="008A021A">
        <w:rPr>
          <w:rFonts w:ascii="Cambria" w:hAnsi="Cambria" w:cstheme="minorHAnsi"/>
          <w:sz w:val="24"/>
          <w:szCs w:val="24"/>
        </w:rPr>
        <w:t xml:space="preserve">; in </w:t>
      </w:r>
      <w:r w:rsidR="00854578" w:rsidRPr="008A021A">
        <w:rPr>
          <w:rFonts w:ascii="Cambria" w:hAnsi="Cambria" w:cstheme="minorHAnsi"/>
          <w:sz w:val="24"/>
          <w:szCs w:val="24"/>
        </w:rPr>
        <w:t>particular</w:t>
      </w:r>
      <w:r w:rsidR="00F76710" w:rsidRPr="008A021A">
        <w:rPr>
          <w:rFonts w:ascii="Cambria" w:hAnsi="Cambria" w:cstheme="minorHAnsi"/>
          <w:sz w:val="24"/>
          <w:szCs w:val="24"/>
        </w:rPr>
        <w:t xml:space="preserve"> their</w:t>
      </w:r>
      <w:r w:rsidR="00F17781" w:rsidRPr="008A021A">
        <w:rPr>
          <w:rFonts w:ascii="Cambria" w:hAnsi="Cambria" w:cstheme="minorHAnsi"/>
          <w:sz w:val="24"/>
          <w:szCs w:val="24"/>
        </w:rPr>
        <w:t xml:space="preserve"> disposable income and </w:t>
      </w:r>
      <w:r w:rsidR="00537A52" w:rsidRPr="008A021A">
        <w:rPr>
          <w:rFonts w:ascii="Cambria" w:hAnsi="Cambria" w:cstheme="minorHAnsi"/>
          <w:sz w:val="24"/>
          <w:szCs w:val="24"/>
        </w:rPr>
        <w:t xml:space="preserve">educated tastes </w:t>
      </w:r>
      <w:r w:rsidR="00E3687F" w:rsidRPr="008A021A">
        <w:rPr>
          <w:rFonts w:ascii="Cambria" w:hAnsi="Cambria" w:cstheme="minorHAnsi"/>
          <w:sz w:val="24"/>
          <w:szCs w:val="24"/>
        </w:rPr>
        <w:t xml:space="preserve">create the </w:t>
      </w:r>
      <w:r w:rsidR="00537A52" w:rsidRPr="008A021A">
        <w:rPr>
          <w:rFonts w:ascii="Cambria" w:hAnsi="Cambria" w:cstheme="minorHAnsi"/>
          <w:sz w:val="24"/>
          <w:szCs w:val="24"/>
        </w:rPr>
        <w:t xml:space="preserve">demand </w:t>
      </w:r>
      <w:r w:rsidR="00E3687F" w:rsidRPr="008A021A">
        <w:rPr>
          <w:rFonts w:ascii="Cambria" w:hAnsi="Cambria" w:cstheme="minorHAnsi"/>
          <w:sz w:val="24"/>
          <w:szCs w:val="24"/>
        </w:rPr>
        <w:t xml:space="preserve">for </w:t>
      </w:r>
      <w:r w:rsidR="00C96768" w:rsidRPr="008A021A">
        <w:rPr>
          <w:rFonts w:ascii="Cambria" w:hAnsi="Cambria" w:cstheme="minorHAnsi"/>
          <w:sz w:val="24"/>
          <w:szCs w:val="24"/>
        </w:rPr>
        <w:t xml:space="preserve">the </w:t>
      </w:r>
      <w:r w:rsidR="00E3687F" w:rsidRPr="008A021A">
        <w:rPr>
          <w:rFonts w:ascii="Cambria" w:hAnsi="Cambria" w:cstheme="minorHAnsi"/>
          <w:sz w:val="24"/>
          <w:szCs w:val="24"/>
        </w:rPr>
        <w:t xml:space="preserve">cultural and </w:t>
      </w:r>
      <w:r w:rsidR="00482B1B" w:rsidRPr="008A021A">
        <w:rPr>
          <w:rFonts w:ascii="Cambria" w:hAnsi="Cambria" w:cstheme="minorHAnsi"/>
          <w:sz w:val="24"/>
          <w:szCs w:val="24"/>
        </w:rPr>
        <w:t xml:space="preserve">artisanal </w:t>
      </w:r>
      <w:r w:rsidR="00537A52" w:rsidRPr="008A021A">
        <w:rPr>
          <w:rFonts w:ascii="Cambria" w:hAnsi="Cambria" w:cstheme="minorHAnsi"/>
          <w:sz w:val="24"/>
          <w:szCs w:val="24"/>
        </w:rPr>
        <w:t>amenities</w:t>
      </w:r>
      <w:r w:rsidR="00C96768" w:rsidRPr="008A021A">
        <w:rPr>
          <w:rFonts w:ascii="Cambria" w:hAnsi="Cambria" w:cstheme="minorHAnsi"/>
          <w:sz w:val="24"/>
          <w:szCs w:val="24"/>
        </w:rPr>
        <w:t xml:space="preserve"> that follow </w:t>
      </w:r>
      <w:r w:rsidR="00ED798F" w:rsidRPr="008A021A">
        <w:rPr>
          <w:rFonts w:ascii="Cambria" w:hAnsi="Cambria" w:cstheme="minorHAnsi"/>
          <w:sz w:val="24"/>
          <w:szCs w:val="24"/>
        </w:rPr>
        <w:t>(</w:t>
      </w:r>
      <w:r w:rsidR="00ED798F" w:rsidRPr="008A021A">
        <w:rPr>
          <w:rFonts w:ascii="Cambria" w:hAnsi="Cambria" w:cstheme="minorHAnsi"/>
          <w:sz w:val="24"/>
          <w:szCs w:val="24"/>
          <w:highlight w:val="yellow"/>
        </w:rPr>
        <w:t>pp. 188-190</w:t>
      </w:r>
      <w:r w:rsidR="00ED798F" w:rsidRPr="008A021A">
        <w:rPr>
          <w:rFonts w:ascii="Cambria" w:hAnsi="Cambria" w:cstheme="minorHAnsi"/>
          <w:sz w:val="24"/>
          <w:szCs w:val="24"/>
        </w:rPr>
        <w:t>)</w:t>
      </w:r>
      <w:r w:rsidR="00C96768" w:rsidRPr="008A021A">
        <w:rPr>
          <w:rFonts w:ascii="Cambria" w:hAnsi="Cambria" w:cstheme="minorHAnsi"/>
          <w:sz w:val="24"/>
          <w:szCs w:val="24"/>
        </w:rPr>
        <w:t xml:space="preserve">.  </w:t>
      </w:r>
    </w:p>
    <w:p w14:paraId="10948137" w14:textId="6DB2FB73" w:rsidR="0045574A" w:rsidRPr="008A021A" w:rsidRDefault="0045574A" w:rsidP="0045574A">
      <w:pPr>
        <w:pStyle w:val="NoSpacing"/>
        <w:ind w:firstLine="360"/>
        <w:rPr>
          <w:rFonts w:ascii="Cambria" w:hAnsi="Cambria" w:cstheme="minorHAnsi"/>
          <w:sz w:val="24"/>
          <w:szCs w:val="24"/>
        </w:rPr>
      </w:pPr>
      <w:r w:rsidRPr="008A021A">
        <w:rPr>
          <w:rFonts w:ascii="Cambria" w:hAnsi="Cambria" w:cstheme="minorHAnsi"/>
          <w:sz w:val="24"/>
          <w:szCs w:val="24"/>
        </w:rPr>
        <w:t xml:space="preserve">Why do I </w:t>
      </w:r>
      <w:r w:rsidR="00136FE6" w:rsidRPr="008A021A">
        <w:rPr>
          <w:rFonts w:ascii="Cambria" w:hAnsi="Cambria" w:cstheme="minorHAnsi"/>
          <w:sz w:val="24"/>
          <w:szCs w:val="24"/>
        </w:rPr>
        <w:t>focus specifically on</w:t>
      </w:r>
      <w:r w:rsidRPr="008A021A">
        <w:rPr>
          <w:rFonts w:ascii="Cambria" w:hAnsi="Cambria" w:cstheme="minorHAnsi"/>
          <w:sz w:val="24"/>
          <w:szCs w:val="24"/>
        </w:rPr>
        <w:t xml:space="preserve"> the impact of innovation in Artificial Intelligence separate of technological advances in other domains?  First, </w:t>
      </w:r>
      <w:r w:rsidR="003739E9" w:rsidRPr="008A021A">
        <w:rPr>
          <w:rFonts w:ascii="Cambria" w:hAnsi="Cambria" w:cstheme="minorHAnsi"/>
          <w:sz w:val="24"/>
          <w:szCs w:val="24"/>
        </w:rPr>
        <w:t xml:space="preserve">patented Artificial Intelligence technologies have been demonstrated to increase firm’s hiring by 25% and revenue growth by 40% when compared with similar firms not using AI, while simultaneously increasing worker productivity and accelerating wage inequality between high- and low-skilled positions within the firm </w:t>
      </w:r>
      <w:r w:rsidR="003739E9"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{"citationID":"afmjs8krdu","properties":{"formattedCitation":"(Alderucci et al., 2019)","plainCitation":"(Alderucci et al., 2019)","noteIndex":0},"citationItems":[{"id":224,"uris":["http://zotero.org/users/834041/items/4LNSETVP"],"itemData":{"id":224,"type":"paper-conference","abstract":"After decades of disappointment, artificial intelligence (AI) has entered a new era of rapidly advancing capabilities that are likely to raise productivity and reshape demand for labor within and across firms and industries. Accurately measuring these effects has been difficult due to a lack of detailed, firm-level data on AI innovation. We address that challenge by using a combination of machine learning algorithms to parse the text of U.S. patent grants and assess the degree to which they are AI-related. This approach indicates that AI-related invention is far more pervasive than previous analyses have suggested. We match our data on AI patenting to U.S. Census microdata collected on the innovating firms. We then perform an event study using these matched data to gauge the impact of these innovations on firm labor demand and firm growth. We find that AI-related innovations are positively associated with firm growth as firms with AI-related innovations have 25% faster employment growth and 40% faster revenue growth than a comparative set of firms. We also find evidence that AI-related innovations appear to raise output per worker and increase within-firm wage inequality. 1 Any opinions and conclusions expressed herein are those of the author(s) and do not necessarily represent the views of the U.S. Census Bureau or the National Bureau of Economic Research. All results have been reviewed to ensure that no confidential information is disclosed. The DRB codes for this project are: DRB-B0027-CED20190205, CBDRB-FY19-414, and CBDRB-FY20-105.","source":"Semantic Scholar","title":"Quantifying the Impact of AI on Productivity and Labor Demand: Evidence from U.S. Census Microdata1","title-short":"Quantifying the Impact of AI on Productivity and Labor Demand","URL":"https://www.semanticscholar.org/paper/Quantifying-the-Impact-of-AI-on-Productivity-and-Alderucci-Branstetter/49d415cf593be38c6cd97a183dadc7d7b48bab72","author":[{"family":"Alderucci","given":"Dean"},{"family":"Branstetter","given":"Lee G."},{"family":"Hovy","given":"E."},{"family":"Runge","given":"Andrew"},{"family":"Ryskina","given":"Maria"},{"family":"Zolas","given":"Nick"}],"accessed":{"date-parts":[["2023",3,26]]},"issued":{"date-parts":[["2019"]]}}}],"schema":"https://github.com/citation-style-language/schema/raw/master/csl-citation.json"} </w:instrText>
      </w:r>
      <w:r w:rsidR="003739E9" w:rsidRPr="008A021A">
        <w:rPr>
          <w:rFonts w:ascii="Cambria" w:hAnsi="Cambria" w:cstheme="minorHAnsi"/>
          <w:sz w:val="24"/>
          <w:szCs w:val="24"/>
          <w:highlight w:val="yellow"/>
        </w:rPr>
        <w:fldChar w:fldCharType="separate"/>
      </w:r>
      <w:r w:rsidR="00BA2DB2" w:rsidRPr="008A021A">
        <w:rPr>
          <w:rFonts w:ascii="Cambria" w:hAnsi="Cambria" w:cs="Times New Roman"/>
          <w:sz w:val="24"/>
          <w:szCs w:val="24"/>
        </w:rPr>
        <w:t>(Alderucci et al., 2019)</w:t>
      </w:r>
      <w:r w:rsidR="003739E9" w:rsidRPr="008A021A">
        <w:rPr>
          <w:rFonts w:ascii="Cambria" w:hAnsi="Cambria" w:cstheme="minorHAnsi"/>
          <w:sz w:val="24"/>
          <w:szCs w:val="24"/>
          <w:highlight w:val="yellow"/>
        </w:rPr>
        <w:fldChar w:fldCharType="end"/>
      </w:r>
      <w:r w:rsidR="003739E9" w:rsidRPr="008A021A">
        <w:rPr>
          <w:rFonts w:ascii="Cambria" w:hAnsi="Cambria" w:cstheme="minorHAnsi"/>
          <w:sz w:val="24"/>
          <w:szCs w:val="24"/>
        </w:rPr>
        <w:t xml:space="preserve">.  Second, </w:t>
      </w:r>
      <w:r w:rsidR="003E3F5B" w:rsidRPr="008A021A">
        <w:rPr>
          <w:rFonts w:ascii="Cambria" w:hAnsi="Cambria" w:cstheme="minorHAnsi"/>
          <w:sz w:val="24"/>
          <w:szCs w:val="24"/>
        </w:rPr>
        <w:t xml:space="preserve">recent </w:t>
      </w:r>
      <w:r w:rsidRPr="008A021A">
        <w:rPr>
          <w:rFonts w:ascii="Cambria" w:hAnsi="Cambria" w:cstheme="minorHAnsi"/>
          <w:sz w:val="24"/>
          <w:szCs w:val="24"/>
        </w:rPr>
        <w:t>research on the broader category of software patents showing that such technological advances account</w:t>
      </w:r>
      <w:r w:rsidR="003739E9" w:rsidRPr="008A021A">
        <w:rPr>
          <w:rFonts w:ascii="Cambria" w:hAnsi="Cambria" w:cstheme="minorHAnsi"/>
          <w:sz w:val="24"/>
          <w:szCs w:val="24"/>
        </w:rPr>
        <w:t xml:space="preserve">ed </w:t>
      </w:r>
      <w:r w:rsidRPr="008A021A">
        <w:rPr>
          <w:rFonts w:ascii="Cambria" w:hAnsi="Cambria" w:cstheme="minorHAnsi"/>
          <w:sz w:val="24"/>
          <w:szCs w:val="24"/>
        </w:rPr>
        <w:t xml:space="preserve">for the bulk of differential </w:t>
      </w:r>
      <w:r w:rsidR="008B3A33" w:rsidRPr="008A021A">
        <w:rPr>
          <w:rFonts w:ascii="Cambria" w:hAnsi="Cambria" w:cstheme="minorHAnsi"/>
          <w:sz w:val="24"/>
          <w:szCs w:val="24"/>
        </w:rPr>
        <w:t>spillover effects within</w:t>
      </w:r>
      <w:r w:rsidRPr="008A021A">
        <w:rPr>
          <w:rFonts w:ascii="Cambria" w:hAnsi="Cambria" w:cstheme="minorHAnsi"/>
          <w:sz w:val="24"/>
          <w:szCs w:val="24"/>
        </w:rPr>
        <w:t xml:space="preserve"> regions</w:t>
      </w:r>
      <w:r w:rsidR="003739E9" w:rsidRPr="008A021A">
        <w:rPr>
          <w:rFonts w:ascii="Cambria" w:hAnsi="Cambria" w:cstheme="minorHAnsi"/>
          <w:sz w:val="24"/>
          <w:szCs w:val="24"/>
        </w:rPr>
        <w:t xml:space="preserve"> since 1980</w:t>
      </w:r>
      <w:r w:rsidRPr="008A021A">
        <w:rPr>
          <w:rFonts w:ascii="Cambria" w:hAnsi="Cambria" w:cstheme="minorHAnsi"/>
          <w:sz w:val="24"/>
          <w:szCs w:val="24"/>
        </w:rPr>
        <w:t xml:space="preserve"> when compared with patents in other domains</w:t>
      </w:r>
      <w:r w:rsidR="003739E9" w:rsidRPr="008A021A">
        <w:rPr>
          <w:rFonts w:ascii="Cambria" w:hAnsi="Cambria" w:cstheme="minorHAnsi"/>
          <w:sz w:val="24"/>
          <w:szCs w:val="24"/>
        </w:rPr>
        <w:t xml:space="preserve"> (</w:t>
      </w:r>
      <w:r w:rsidR="003C2BCC" w:rsidRPr="008A021A">
        <w:rPr>
          <w:rFonts w:ascii="Cambria" w:hAnsi="Cambria" w:cstheme="minorHAnsi"/>
          <w:sz w:val="24"/>
          <w:szCs w:val="24"/>
        </w:rPr>
        <w:t>in fact mask</w:t>
      </w:r>
      <w:r w:rsidR="003739E9" w:rsidRPr="008A021A">
        <w:rPr>
          <w:rFonts w:ascii="Cambria" w:hAnsi="Cambria" w:cstheme="minorHAnsi"/>
          <w:sz w:val="24"/>
          <w:szCs w:val="24"/>
        </w:rPr>
        <w:t>ing</w:t>
      </w:r>
      <w:r w:rsidR="003C2BCC" w:rsidRPr="008A021A">
        <w:rPr>
          <w:rFonts w:ascii="Cambria" w:hAnsi="Cambria" w:cstheme="minorHAnsi"/>
          <w:sz w:val="24"/>
          <w:szCs w:val="24"/>
        </w:rPr>
        <w:t xml:space="preserve"> an overall stability in </w:t>
      </w:r>
      <w:r w:rsidR="008B3A33" w:rsidRPr="008A021A">
        <w:rPr>
          <w:rFonts w:ascii="Cambria" w:hAnsi="Cambria" w:cstheme="minorHAnsi"/>
          <w:sz w:val="24"/>
          <w:szCs w:val="24"/>
        </w:rPr>
        <w:t>non-software patents across cities</w:t>
      </w:r>
      <w:r w:rsidR="003739E9" w:rsidRPr="008A021A">
        <w:rPr>
          <w:rFonts w:ascii="Cambria" w:hAnsi="Cambria" w:cstheme="minorHAnsi"/>
          <w:sz w:val="24"/>
          <w:szCs w:val="24"/>
        </w:rPr>
        <w:t>)</w:t>
      </w:r>
      <w:r w:rsidR="008B3A33" w:rsidRPr="008A021A">
        <w:rPr>
          <w:rFonts w:ascii="Cambria" w:hAnsi="Cambria" w:cstheme="minorHAnsi"/>
          <w:sz w:val="24"/>
          <w:szCs w:val="24"/>
          <w:highlight w:val="yellow"/>
        </w:rPr>
        <w:fldChar w:fldCharType="begin"/>
      </w:r>
      <w:r w:rsidR="00BA2DB2" w:rsidRPr="008A021A">
        <w:rPr>
          <w:rFonts w:ascii="Cambria" w:hAnsi="Cambria" w:cstheme="minorHAnsi"/>
          <w:sz w:val="24"/>
          <w:szCs w:val="24"/>
          <w:highlight w:val="yellow"/>
        </w:rPr>
        <w:instrText xml:space="preserve"> ADDIN ZOTERO_ITEM CSL_CITATION {"citationID":"a203gdld05g","properties":{"formattedCitation":"(Chattergoon &amp; Kerr, 2022)","plainCitation":"(Chattergoon &amp; Kerr, 2022)","noteIndex":0},"citationItems":[{"id":201,"uris":["http://zotero.org/users/834041/items/G57KP2F4"],"itemData":{"id":201,"type":"article-journal","abstract":"U.S. invention has become increasingly concentrated around major tech centers since the 1970s, with implications for how much cities across the country share in concomitant local benefits. Is invention becoming a winner-takes-all race? We explore the rising spatial concentration of patents and identify an underlying stability in their distribution. Software patents have exploded to account for about half of patents today, and these patents are highly concentrated in tech centers. Tech centers also account for a growing share of non-software patents, but the reallocation, by contrast, is entirely from the five largest population centers in 1980. Non-software patenting is stable for most cities, with anchor tenants like universities playing important roles, suggesting the growing concentration of invention may be nearing its end. Immigrant inventors and new businesses aided in the spatial transformation.\nOne Sentence Summary\nThe growing concentration of patenting in tech centers masks an important stability in non-software patenting for most U.S. cities.","container-title":"Research Policy","DOI":"10.1016/j.respol.2021.104418","ISSN":"0048-7333","issue":"2","journalAbbreviation":"Research Policy","language":"en","page":"104418","source":"ScienceDirect","title":"Winner takes all? Tech clusters, population centers, and the spatial transformation of U.S. invention","title-short":"Winner takes all?","volume":"51","author":[{"family":"Chattergoon","given":"B."},{"family":"Kerr","given":"W. R."}],"issued":{"date-parts":[["2022",3,1]]}}}],"schema":"https://github.com/citation-style-language/schema/raw/master/csl-citation.json"} </w:instrText>
      </w:r>
      <w:r w:rsidR="008B3A33" w:rsidRPr="008A021A">
        <w:rPr>
          <w:rFonts w:ascii="Cambria" w:hAnsi="Cambria" w:cstheme="minorHAnsi"/>
          <w:sz w:val="24"/>
          <w:szCs w:val="24"/>
          <w:highlight w:val="yellow"/>
        </w:rPr>
        <w:fldChar w:fldCharType="separate"/>
      </w:r>
      <w:r w:rsidR="00BA2DB2" w:rsidRPr="008A021A">
        <w:rPr>
          <w:rFonts w:ascii="Cambria" w:hAnsi="Cambria" w:cs="Times New Roman"/>
          <w:sz w:val="24"/>
          <w:szCs w:val="24"/>
        </w:rPr>
        <w:t>(Chattergoon &amp; Kerr, 2022)</w:t>
      </w:r>
      <w:r w:rsidR="008B3A33" w:rsidRPr="008A021A">
        <w:rPr>
          <w:rFonts w:ascii="Cambria" w:hAnsi="Cambria" w:cstheme="minorHAnsi"/>
          <w:sz w:val="24"/>
          <w:szCs w:val="24"/>
          <w:highlight w:val="yellow"/>
        </w:rPr>
        <w:fldChar w:fldCharType="end"/>
      </w:r>
      <w:r w:rsidRPr="008A021A">
        <w:rPr>
          <w:rFonts w:ascii="Cambria" w:hAnsi="Cambria" w:cstheme="minorHAnsi"/>
          <w:sz w:val="24"/>
          <w:szCs w:val="24"/>
        </w:rPr>
        <w:t xml:space="preserve">.  </w:t>
      </w:r>
      <w:r w:rsidR="0014017A" w:rsidRPr="008A021A">
        <w:rPr>
          <w:rFonts w:ascii="Cambria" w:hAnsi="Cambria" w:cstheme="minorHAnsi"/>
          <w:sz w:val="24"/>
          <w:szCs w:val="24"/>
        </w:rPr>
        <w:t xml:space="preserve">Both of these findings suggest that the impact of </w:t>
      </w:r>
      <w:r w:rsidR="00C47E20" w:rsidRPr="008A021A">
        <w:rPr>
          <w:rFonts w:ascii="Cambria" w:hAnsi="Cambria" w:cstheme="minorHAnsi"/>
          <w:sz w:val="24"/>
          <w:szCs w:val="24"/>
        </w:rPr>
        <w:t xml:space="preserve">emerging AI technologies </w:t>
      </w:r>
      <w:r w:rsidR="003628CA" w:rsidRPr="008A021A">
        <w:rPr>
          <w:rFonts w:ascii="Cambria" w:hAnsi="Cambria" w:cstheme="minorHAnsi"/>
          <w:sz w:val="24"/>
          <w:szCs w:val="24"/>
        </w:rPr>
        <w:t xml:space="preserve">may be significant enough in its </w:t>
      </w:r>
      <w:r w:rsidR="00FC5D36" w:rsidRPr="008A021A">
        <w:rPr>
          <w:rFonts w:ascii="Cambria" w:hAnsi="Cambria" w:cstheme="minorHAnsi"/>
          <w:sz w:val="24"/>
          <w:szCs w:val="24"/>
        </w:rPr>
        <w:t xml:space="preserve">spillover </w:t>
      </w:r>
      <w:r w:rsidR="003628CA" w:rsidRPr="008A021A">
        <w:rPr>
          <w:rFonts w:ascii="Cambria" w:hAnsi="Cambria" w:cstheme="minorHAnsi"/>
          <w:sz w:val="24"/>
          <w:szCs w:val="24"/>
        </w:rPr>
        <w:t xml:space="preserve">impact to have </w:t>
      </w:r>
      <w:r w:rsidR="00FC5D36" w:rsidRPr="008A021A">
        <w:rPr>
          <w:rFonts w:ascii="Cambria" w:hAnsi="Cambria" w:cstheme="minorHAnsi"/>
          <w:sz w:val="24"/>
          <w:szCs w:val="24"/>
        </w:rPr>
        <w:t xml:space="preserve">its own </w:t>
      </w:r>
      <w:r w:rsidR="003628CA" w:rsidRPr="008A021A">
        <w:rPr>
          <w:rFonts w:ascii="Cambria" w:hAnsi="Cambria" w:cstheme="minorHAnsi"/>
          <w:sz w:val="24"/>
          <w:szCs w:val="24"/>
        </w:rPr>
        <w:t>measurable effects on the regions where its development is concentrated.</w:t>
      </w:r>
      <w:r w:rsidRPr="008A021A">
        <w:rPr>
          <w:rFonts w:ascii="Cambria" w:hAnsi="Cambria" w:cstheme="minorHAnsi"/>
          <w:sz w:val="24"/>
          <w:szCs w:val="24"/>
        </w:rPr>
        <w:t xml:space="preserve">  </w:t>
      </w:r>
    </w:p>
    <w:p w14:paraId="04C2A94B" w14:textId="7BFE5940" w:rsidR="004254AF" w:rsidRPr="008A021A" w:rsidRDefault="0045574A" w:rsidP="0045574A">
      <w:pPr>
        <w:pStyle w:val="NoSpacing"/>
        <w:ind w:firstLine="360"/>
        <w:rPr>
          <w:rFonts w:ascii="Cambria" w:hAnsi="Cambria" w:cstheme="minorHAnsi"/>
          <w:sz w:val="24"/>
          <w:szCs w:val="24"/>
        </w:rPr>
      </w:pPr>
      <w:r w:rsidRPr="008A021A">
        <w:rPr>
          <w:rFonts w:ascii="Cambria" w:hAnsi="Cambria" w:cstheme="minorHAnsi"/>
          <w:sz w:val="24"/>
          <w:szCs w:val="24"/>
        </w:rPr>
        <w:t xml:space="preserve">There is considerable value in understanding whether this translates to an effect on human settlement different from that of other technologies, not least because the effects of economic growth and migration driven by technological advance on the inhabitants of regions that attract and lose migrants are profound.  </w:t>
      </w:r>
      <w:r w:rsidR="00FC5D36" w:rsidRPr="008A021A">
        <w:rPr>
          <w:rFonts w:ascii="Cambria" w:hAnsi="Cambria" w:cstheme="minorHAnsi"/>
          <w:sz w:val="24"/>
          <w:szCs w:val="24"/>
        </w:rPr>
        <w:t xml:space="preserve">In a landmark study, </w:t>
      </w:r>
      <w:r w:rsidR="00FC5D36" w:rsidRPr="008A021A">
        <w:rPr>
          <w:rFonts w:ascii="Cambria" w:hAnsi="Cambria" w:cstheme="minorHAnsi"/>
          <w:sz w:val="24"/>
          <w:szCs w:val="24"/>
          <w:highlight w:val="yellow"/>
        </w:rPr>
        <w:t>Chetty et al.</w:t>
      </w:r>
      <w:r w:rsidR="00FC5D36" w:rsidRPr="008A021A">
        <w:rPr>
          <w:rFonts w:ascii="Cambria" w:hAnsi="Cambria" w:cstheme="minorHAnsi"/>
          <w:sz w:val="24"/>
          <w:szCs w:val="24"/>
        </w:rPr>
        <w:t xml:space="preserve"> demonstrated </w:t>
      </w:r>
      <w:r w:rsidRPr="008A021A">
        <w:rPr>
          <w:rFonts w:ascii="Cambria" w:hAnsi="Cambria" w:cstheme="minorHAnsi"/>
          <w:sz w:val="24"/>
          <w:szCs w:val="24"/>
        </w:rPr>
        <w:t>that the future potential op</w:t>
      </w:r>
      <w:r w:rsidR="00FC5D36" w:rsidRPr="008A021A">
        <w:rPr>
          <w:rFonts w:ascii="Cambria" w:hAnsi="Cambria" w:cstheme="minorHAnsi"/>
          <w:sz w:val="24"/>
          <w:szCs w:val="24"/>
        </w:rPr>
        <w:t>p</w:t>
      </w:r>
      <w:r w:rsidRPr="008A021A">
        <w:rPr>
          <w:rFonts w:ascii="Cambria" w:hAnsi="Cambria" w:cstheme="minorHAnsi"/>
          <w:sz w:val="24"/>
          <w:szCs w:val="24"/>
        </w:rPr>
        <w:t xml:space="preserve">ortunities of children born in innovative regions is demonstrably higher than those born in less technologically innovative regions in the United States </w:t>
      </w:r>
      <w:r w:rsidR="00EB1C04" w:rsidRPr="008A021A">
        <w:rPr>
          <w:rFonts w:ascii="Cambria" w:hAnsi="Cambria" w:cstheme="minorHAnsi"/>
          <w:sz w:val="24"/>
          <w:szCs w:val="24"/>
        </w:rPr>
        <w:fldChar w:fldCharType="begin"/>
      </w:r>
      <w:r w:rsidR="00BA2DB2" w:rsidRPr="008A021A">
        <w:rPr>
          <w:rFonts w:ascii="Cambria" w:hAnsi="Cambria" w:cstheme="minorHAnsi"/>
          <w:sz w:val="24"/>
          <w:szCs w:val="24"/>
        </w:rPr>
        <w:instrText xml:space="preserve"> ADDIN ZOTERO_ITEM CSL_CITATION {"citationID":"a1u9nge3sg5","properties":{"formattedCitation":"\\uldash{(Chetty et al., 2014)}","plainCitation":"(Chetty et al., 2014)","dontUpdate":true,"noteIndex":0},"citationItems":[{"id":226,"uris":["http://zotero.org/users/834041/items/QTQ4HBR8"],"itemData":{"id":226,"type":"article","abstract":"We use administrative records on the incomes of more than 40 million children and their parents to describe three features of intergenerational mobility in the United States. First, we characterize the joint distribution of parent and child income at the national level. The conditional expectation of child income given parent income is linear in percentile ranks. On average, a 10 percentile increase in parent income is associated with a 3.4 percentile increase in a child's income. Second, intergenerational mobility varies substantially across areas within the U.S. For example, the probability that a child reaches the top quintile of the national income distribution starting from a family in the bottom quintile is 4.4% in Charlotte but 12.9% in San Jose. Third, we explore the factors correlated with upward mobility. High mobility areas have (1) less residential segregation, (2) less income inequality, (3) better primary schools, (4) greater social capital, and (5) greater family stability. While our descriptive analysis does not identify the causal mechanisms that determine upward mobility, the publicly available statistics on intergenerational mobility developed here can facilitate future research on such mechanisms.","collection-title":"Working Paper Series","DOI":"10.3386/w19843","genre":"Working Paper","note":"DOI: 10.3386/w19843","number":"19843","publisher":"National Bureau of Economic Research","source":"National Bureau of Economic Research","title":"Where is the Land of Opportunity? The Geography of Intergenerational Mobility in the United States","title-short":"Where is the Land of Opportunity?","URL":"https://www.nber.org/papers/w19843","author":[{"family":"Chetty","given":"Raj"},{"family":"Hendren","given":"Nathaniel"},{"family":"Kline","given":"Patrick"},{"family":"Saez","given":"Emmanuel"}],"accessed":{"date-parts":[["2023",3,26]]},"issued":{"date-parts":[["2014",1]]}}}],"schema":"https://github.com/citation-style-language/schema/raw/master/csl-citation.json"} </w:instrText>
      </w:r>
      <w:r w:rsidR="00EB1C04" w:rsidRPr="008A021A">
        <w:rPr>
          <w:rFonts w:ascii="Cambria" w:hAnsi="Cambria" w:cstheme="minorHAnsi"/>
          <w:sz w:val="24"/>
          <w:szCs w:val="24"/>
        </w:rPr>
        <w:fldChar w:fldCharType="separate"/>
      </w:r>
      <w:r w:rsidR="00EB1C04" w:rsidRPr="008A021A">
        <w:rPr>
          <w:rFonts w:ascii="Cambria" w:hAnsi="Cambria" w:cs="Times New Roman"/>
          <w:sz w:val="24"/>
          <w:szCs w:val="24"/>
          <w:u w:val="dash"/>
        </w:rPr>
        <w:t>(</w:t>
      </w:r>
      <w:r w:rsidR="00EB1C04" w:rsidRPr="008A021A">
        <w:rPr>
          <w:rFonts w:ascii="Cambria" w:hAnsi="Cambria" w:cs="Times New Roman"/>
          <w:sz w:val="24"/>
          <w:szCs w:val="24"/>
          <w:highlight w:val="yellow"/>
          <w:u w:val="dash"/>
        </w:rPr>
        <w:t>2014</w:t>
      </w:r>
      <w:r w:rsidR="00EB1C04" w:rsidRPr="008A021A">
        <w:rPr>
          <w:rFonts w:ascii="Cambria" w:hAnsi="Cambria" w:cs="Times New Roman"/>
          <w:sz w:val="24"/>
          <w:szCs w:val="24"/>
          <w:u w:val="dash"/>
        </w:rPr>
        <w:t>)</w:t>
      </w:r>
      <w:r w:rsidR="00EB1C04" w:rsidRPr="008A021A">
        <w:rPr>
          <w:rFonts w:ascii="Cambria" w:hAnsi="Cambria" w:cstheme="minorHAnsi"/>
          <w:sz w:val="24"/>
          <w:szCs w:val="24"/>
        </w:rPr>
        <w:fldChar w:fldCharType="end"/>
      </w:r>
      <w:r w:rsidR="00FC5D36" w:rsidRPr="008A021A">
        <w:rPr>
          <w:rFonts w:ascii="Cambria" w:hAnsi="Cambria" w:cstheme="minorHAnsi"/>
          <w:sz w:val="24"/>
          <w:szCs w:val="24"/>
        </w:rPr>
        <w:t>.</w:t>
      </w:r>
      <w:r w:rsidR="00570D9F" w:rsidRPr="008A021A">
        <w:rPr>
          <w:rFonts w:ascii="Cambria" w:hAnsi="Cambria" w:cstheme="minorHAnsi"/>
          <w:sz w:val="24"/>
          <w:szCs w:val="24"/>
        </w:rPr>
        <w:t xml:space="preserve">  </w:t>
      </w:r>
    </w:p>
    <w:p w14:paraId="2C2DD5E0" w14:textId="3EC7743A" w:rsidR="0045574A" w:rsidRPr="008A021A" w:rsidRDefault="0045574A" w:rsidP="0045574A">
      <w:pPr>
        <w:pStyle w:val="NoSpacing"/>
        <w:ind w:firstLine="360"/>
        <w:rPr>
          <w:rFonts w:ascii="Cambria" w:hAnsi="Cambria" w:cstheme="minorHAnsi"/>
          <w:sz w:val="24"/>
          <w:szCs w:val="24"/>
        </w:rPr>
      </w:pPr>
      <w:commentRangeStart w:id="111"/>
      <w:r w:rsidRPr="008A021A">
        <w:rPr>
          <w:rFonts w:ascii="Cambria" w:hAnsi="Cambria" w:cstheme="minorHAnsi"/>
          <w:sz w:val="24"/>
          <w:szCs w:val="24"/>
        </w:rPr>
        <w:t xml:space="preserve">Moreover, the external effects of population change driven by technological innovation are neither uniformly distributed nor are they uniformly positive in their impact, as scholars have demonstrated in tying innovation and associated population growth to </w:t>
      </w:r>
      <w:r w:rsidR="004254AF" w:rsidRPr="008A021A">
        <w:rPr>
          <w:rFonts w:ascii="Cambria" w:hAnsi="Cambria" w:cstheme="minorHAnsi"/>
          <w:sz w:val="24"/>
          <w:szCs w:val="24"/>
          <w:highlight w:val="cyan"/>
        </w:rPr>
        <w:t>?[</w:t>
      </w:r>
      <w:r w:rsidRPr="008A021A">
        <w:rPr>
          <w:rFonts w:ascii="Cambria" w:hAnsi="Cambria" w:cstheme="minorHAnsi"/>
          <w:sz w:val="24"/>
          <w:szCs w:val="24"/>
          <w:highlight w:val="cyan"/>
        </w:rPr>
        <w:t xml:space="preserve">lower </w:t>
      </w:r>
      <w:r w:rsidR="00694E24" w:rsidRPr="008A021A">
        <w:rPr>
          <w:rFonts w:ascii="Cambria" w:hAnsi="Cambria" w:cstheme="minorHAnsi"/>
          <w:sz w:val="24"/>
          <w:szCs w:val="24"/>
          <w:highlight w:val="cyan"/>
        </w:rPr>
        <w:t>housing</w:t>
      </w:r>
      <w:r w:rsidRPr="008A021A">
        <w:rPr>
          <w:rFonts w:ascii="Cambria" w:hAnsi="Cambria" w:cstheme="minorHAnsi"/>
          <w:sz w:val="24"/>
          <w:szCs w:val="24"/>
          <w:highlight w:val="cyan"/>
        </w:rPr>
        <w:t xml:space="preserve"> affordability</w:t>
      </w:r>
      <w:r w:rsidR="004254AF" w:rsidRPr="008A021A">
        <w:rPr>
          <w:rFonts w:ascii="Cambria" w:hAnsi="Cambria" w:cstheme="minorHAnsi"/>
          <w:sz w:val="24"/>
          <w:szCs w:val="24"/>
          <w:highlight w:val="cyan"/>
        </w:rPr>
        <w:t>]</w:t>
      </w:r>
      <w:r w:rsidRPr="008A021A">
        <w:rPr>
          <w:rFonts w:ascii="Cambria" w:hAnsi="Cambria" w:cstheme="minorHAnsi"/>
          <w:sz w:val="24"/>
          <w:szCs w:val="24"/>
        </w:rPr>
        <w:t xml:space="preserve"> (</w:t>
      </w:r>
      <w:r w:rsidRPr="008A021A">
        <w:rPr>
          <w:rFonts w:ascii="Cambria" w:hAnsi="Cambria" w:cstheme="minorHAnsi"/>
          <w:sz w:val="24"/>
          <w:szCs w:val="24"/>
          <w:highlight w:val="yellow"/>
        </w:rPr>
        <w:t>source</w:t>
      </w:r>
      <w:r w:rsidRPr="008A021A">
        <w:rPr>
          <w:rFonts w:ascii="Cambria" w:hAnsi="Cambria" w:cstheme="minorHAnsi"/>
          <w:sz w:val="24"/>
          <w:szCs w:val="24"/>
        </w:rPr>
        <w:t xml:space="preserve">), </w:t>
      </w:r>
      <w:r w:rsidR="00694E24" w:rsidRPr="008A021A">
        <w:rPr>
          <w:rFonts w:ascii="Cambria" w:hAnsi="Cambria" w:cstheme="minorHAnsi"/>
          <w:sz w:val="24"/>
          <w:szCs w:val="24"/>
          <w:highlight w:val="cyan"/>
        </w:rPr>
        <w:t>?[</w:t>
      </w:r>
      <w:r w:rsidRPr="008A021A">
        <w:rPr>
          <w:rFonts w:ascii="Cambria" w:hAnsi="Cambria" w:cstheme="minorHAnsi"/>
          <w:sz w:val="24"/>
          <w:szCs w:val="24"/>
          <w:highlight w:val="cyan"/>
        </w:rPr>
        <w:t>greater inequality</w:t>
      </w:r>
      <w:r w:rsidR="004254AF" w:rsidRPr="008A021A">
        <w:rPr>
          <w:rFonts w:ascii="Cambria" w:hAnsi="Cambria" w:cstheme="minorHAnsi"/>
          <w:sz w:val="24"/>
          <w:szCs w:val="24"/>
          <w:highlight w:val="cyan"/>
        </w:rPr>
        <w:t xml:space="preserve">] </w:t>
      </w:r>
      <w:r w:rsidRPr="008A021A">
        <w:rPr>
          <w:rFonts w:ascii="Cambria" w:hAnsi="Cambria" w:cstheme="minorHAnsi"/>
          <w:sz w:val="24"/>
          <w:szCs w:val="24"/>
          <w:highlight w:val="yellow"/>
        </w:rPr>
        <w:t>(source),</w:t>
      </w:r>
      <w:r w:rsidRPr="008A021A">
        <w:rPr>
          <w:rFonts w:ascii="Cambria" w:hAnsi="Cambria" w:cstheme="minorHAnsi"/>
          <w:sz w:val="24"/>
          <w:szCs w:val="24"/>
        </w:rPr>
        <w:t xml:space="preserve"> political polarization (</w:t>
      </w:r>
      <w:r w:rsidR="00BD0722" w:rsidRPr="008A021A">
        <w:rPr>
          <w:rFonts w:ascii="Cambria" w:hAnsi="Cambria" w:cstheme="minorHAnsi"/>
          <w:sz w:val="24"/>
          <w:szCs w:val="24"/>
          <w:highlight w:val="yellow"/>
        </w:rPr>
        <w:t>Bishop, 2009</w:t>
      </w:r>
      <w:r w:rsidRPr="008A021A">
        <w:rPr>
          <w:rFonts w:ascii="Cambria" w:hAnsi="Cambria" w:cstheme="minorHAnsi"/>
          <w:sz w:val="24"/>
          <w:szCs w:val="24"/>
        </w:rPr>
        <w:t xml:space="preserve">) and even </w:t>
      </w:r>
      <w:r w:rsidR="00BD0722" w:rsidRPr="008A021A">
        <w:rPr>
          <w:rFonts w:ascii="Cambria" w:hAnsi="Cambria" w:cstheme="minorHAnsi"/>
          <w:sz w:val="24"/>
          <w:szCs w:val="24"/>
          <w:highlight w:val="cyan"/>
        </w:rPr>
        <w:t>?[</w:t>
      </w:r>
      <w:r w:rsidRPr="008A021A">
        <w:rPr>
          <w:rFonts w:ascii="Cambria" w:hAnsi="Cambria" w:cstheme="minorHAnsi"/>
          <w:sz w:val="24"/>
          <w:szCs w:val="24"/>
          <w:highlight w:val="cyan"/>
        </w:rPr>
        <w:t>the breakdown of traditional civic and social norms like club membership, volunteerism, and charitable giving</w:t>
      </w:r>
      <w:r w:rsidR="00BD0722" w:rsidRPr="008A021A">
        <w:rPr>
          <w:rFonts w:ascii="Cambria" w:hAnsi="Cambria" w:cstheme="minorHAnsi"/>
          <w:sz w:val="24"/>
          <w:szCs w:val="24"/>
          <w:highlight w:val="cyan"/>
        </w:rPr>
        <w:t>]</w:t>
      </w:r>
      <w:r w:rsidRPr="008A021A">
        <w:rPr>
          <w:rFonts w:ascii="Cambria" w:hAnsi="Cambria" w:cstheme="minorHAnsi"/>
          <w:sz w:val="24"/>
          <w:szCs w:val="24"/>
        </w:rPr>
        <w:t xml:space="preserve"> </w:t>
      </w:r>
      <w:r w:rsidRPr="008A021A">
        <w:rPr>
          <w:rFonts w:ascii="Cambria" w:hAnsi="Cambria" w:cstheme="minorHAnsi"/>
          <w:sz w:val="24"/>
          <w:szCs w:val="24"/>
          <w:highlight w:val="yellow"/>
        </w:rPr>
        <w:t>(?</w:t>
      </w:r>
      <w:r w:rsidR="0055427D" w:rsidRPr="008A021A">
        <w:rPr>
          <w:rFonts w:ascii="Cambria" w:hAnsi="Cambria" w:cstheme="minorHAnsi"/>
          <w:sz w:val="24"/>
          <w:szCs w:val="24"/>
          <w:highlight w:val="yellow"/>
        </w:rPr>
        <w:t>Putnam, 1999 as summarized in Bishop, 2009</w:t>
      </w:r>
      <w:r w:rsidRPr="008A021A">
        <w:rPr>
          <w:rFonts w:ascii="Cambria" w:hAnsi="Cambria" w:cstheme="minorHAnsi"/>
          <w:sz w:val="24"/>
          <w:szCs w:val="24"/>
        </w:rPr>
        <w:t>).</w:t>
      </w:r>
      <w:commentRangeEnd w:id="111"/>
      <w:r w:rsidR="00256CD2" w:rsidRPr="008A021A">
        <w:rPr>
          <w:rStyle w:val="CommentReference"/>
          <w:rFonts w:ascii="Cambria" w:eastAsiaTheme="minorHAnsi" w:hAnsi="Cambria" w:cstheme="minorBidi"/>
          <w:color w:val="auto"/>
          <w:sz w:val="24"/>
          <w:szCs w:val="24"/>
        </w:rPr>
        <w:commentReference w:id="111"/>
      </w:r>
    </w:p>
    <w:p w14:paraId="7572C35F" w14:textId="588DF026" w:rsidR="0045574A" w:rsidRPr="008A021A" w:rsidRDefault="0045574A" w:rsidP="0045574A">
      <w:pPr>
        <w:pStyle w:val="NoSpacing"/>
        <w:ind w:firstLine="360"/>
        <w:rPr>
          <w:rFonts w:ascii="Cambria" w:hAnsi="Cambria" w:cstheme="minorHAnsi"/>
          <w:sz w:val="24"/>
          <w:szCs w:val="24"/>
        </w:rPr>
      </w:pPr>
      <w:r w:rsidRPr="008A021A">
        <w:rPr>
          <w:rFonts w:ascii="Cambria" w:hAnsi="Cambria" w:cstheme="minorHAnsi"/>
          <w:sz w:val="24"/>
          <w:szCs w:val="24"/>
        </w:rPr>
        <w:t>Th</w:t>
      </w:r>
      <w:r w:rsidR="00855A38" w:rsidRPr="008A021A">
        <w:rPr>
          <w:rFonts w:ascii="Cambria" w:hAnsi="Cambria" w:cstheme="minorHAnsi"/>
          <w:sz w:val="24"/>
          <w:szCs w:val="24"/>
        </w:rPr>
        <w:t>us, there</w:t>
      </w:r>
      <w:r w:rsidRPr="008A021A">
        <w:rPr>
          <w:rFonts w:ascii="Cambria" w:hAnsi="Cambria" w:cstheme="minorHAnsi"/>
          <w:sz w:val="24"/>
          <w:szCs w:val="24"/>
        </w:rPr>
        <w:t xml:space="preserve"> are many reasons to assume</w:t>
      </w:r>
      <w:r w:rsidR="00855A38" w:rsidRPr="008A021A">
        <w:rPr>
          <w:rFonts w:ascii="Cambria" w:hAnsi="Cambria" w:cstheme="minorHAnsi"/>
          <w:sz w:val="24"/>
          <w:szCs w:val="24"/>
        </w:rPr>
        <w:t xml:space="preserve"> emergent AI technologies’</w:t>
      </w:r>
      <w:r w:rsidRPr="008A021A">
        <w:rPr>
          <w:rFonts w:ascii="Cambria" w:hAnsi="Cambria" w:cstheme="minorHAnsi"/>
          <w:sz w:val="24"/>
          <w:szCs w:val="24"/>
        </w:rPr>
        <w:t xml:space="preserve"> impact on regional economic activity and migration might </w:t>
      </w:r>
      <w:r w:rsidR="009E515C" w:rsidRPr="008A021A">
        <w:rPr>
          <w:rFonts w:ascii="Cambria" w:hAnsi="Cambria" w:cstheme="minorHAnsi"/>
          <w:sz w:val="24"/>
          <w:szCs w:val="24"/>
        </w:rPr>
        <w:t xml:space="preserve">continue or accelerate well-established trends in </w:t>
      </w:r>
      <w:r w:rsidR="009E515C" w:rsidRPr="008A021A">
        <w:rPr>
          <w:rFonts w:ascii="Cambria" w:hAnsi="Cambria" w:cstheme="minorHAnsi"/>
          <w:sz w:val="24"/>
          <w:szCs w:val="24"/>
        </w:rPr>
        <w:lastRenderedPageBreak/>
        <w:t xml:space="preserve">play over the last 40 years; </w:t>
      </w:r>
      <w:r w:rsidRPr="008A021A">
        <w:rPr>
          <w:rFonts w:ascii="Cambria" w:hAnsi="Cambria" w:cstheme="minorHAnsi"/>
          <w:sz w:val="24"/>
          <w:szCs w:val="24"/>
        </w:rPr>
        <w:t>and yet, the fact remains this is largely still unexplored</w:t>
      </w:r>
      <w:r w:rsidR="002F68D0" w:rsidRPr="008A021A">
        <w:rPr>
          <w:rFonts w:ascii="Cambria" w:hAnsi="Cambria" w:cstheme="minorHAnsi"/>
          <w:sz w:val="24"/>
          <w:szCs w:val="24"/>
        </w:rPr>
        <w:t xml:space="preserve">.  </w:t>
      </w:r>
      <w:r w:rsidRPr="008A021A">
        <w:rPr>
          <w:rFonts w:ascii="Cambria" w:hAnsi="Cambria" w:cstheme="minorHAnsi"/>
          <w:sz w:val="24"/>
          <w:szCs w:val="24"/>
        </w:rPr>
        <w:t xml:space="preserve">Moreover, as the 2020 COVID-19 pandemic’s lockdowns and transitions to remote work spurred both a disruption in patterns of residential settlement away from urban centers as well as the development in new AI-enhanced technologies to address a changed workplace and society.  In this paper, I do not attempt to address </w:t>
      </w:r>
      <w:r w:rsidR="009E515C" w:rsidRPr="008A021A">
        <w:rPr>
          <w:rFonts w:ascii="Cambria" w:hAnsi="Cambria" w:cstheme="minorHAnsi"/>
          <w:sz w:val="24"/>
          <w:szCs w:val="24"/>
        </w:rPr>
        <w:t>the</w:t>
      </w:r>
      <w:r w:rsidRPr="008A021A">
        <w:rPr>
          <w:rFonts w:ascii="Cambria" w:hAnsi="Cambria" w:cstheme="minorHAnsi"/>
          <w:sz w:val="24"/>
          <w:szCs w:val="24"/>
        </w:rPr>
        <w:t xml:space="preserve"> pandemic-driven impacts, as the data for many of my sources becomes less available or less reliable </w:t>
      </w:r>
      <w:r w:rsidR="009E515C" w:rsidRPr="008A021A">
        <w:rPr>
          <w:rFonts w:ascii="Cambria" w:hAnsi="Cambria" w:cstheme="minorHAnsi"/>
          <w:sz w:val="24"/>
          <w:szCs w:val="24"/>
        </w:rPr>
        <w:t>since 2020.</w:t>
      </w:r>
      <w:r w:rsidRPr="008A021A">
        <w:rPr>
          <w:rFonts w:ascii="Cambria" w:hAnsi="Cambria" w:cstheme="minorHAnsi"/>
          <w:sz w:val="24"/>
          <w:szCs w:val="24"/>
        </w:rPr>
        <w:t xml:space="preserve">  This does not change the fact that the changed context we now operate in demands a fresh examination of the </w:t>
      </w:r>
      <w:r w:rsidR="00AA0F33" w:rsidRPr="008A021A">
        <w:rPr>
          <w:rFonts w:ascii="Cambria" w:hAnsi="Cambria" w:cstheme="minorHAnsi"/>
          <w:sz w:val="24"/>
          <w:szCs w:val="24"/>
        </w:rPr>
        <w:t>situation over the last 10-20 years.</w:t>
      </w:r>
    </w:p>
    <w:p w14:paraId="6E36CD53" w14:textId="77777777" w:rsidR="0045574A" w:rsidRPr="008A021A" w:rsidRDefault="0045574A" w:rsidP="0045574A">
      <w:pPr>
        <w:pStyle w:val="NoSpacing"/>
        <w:rPr>
          <w:rFonts w:ascii="Cambria" w:hAnsi="Cambria" w:cstheme="minorHAnsi"/>
          <w:sz w:val="24"/>
          <w:szCs w:val="24"/>
        </w:rPr>
      </w:pPr>
    </w:p>
    <w:p w14:paraId="66C575E3" w14:textId="77777777" w:rsidR="00593E4B" w:rsidRPr="008A021A" w:rsidRDefault="00593E4B" w:rsidP="00593E4B">
      <w:pPr>
        <w:pStyle w:val="NoSpacing"/>
        <w:ind w:left="360"/>
        <w:rPr>
          <w:rFonts w:ascii="Cambria" w:hAnsi="Cambria" w:cstheme="minorHAnsi"/>
          <w:sz w:val="24"/>
          <w:szCs w:val="24"/>
        </w:rPr>
      </w:pPr>
    </w:p>
    <w:p w14:paraId="09A5C10F" w14:textId="5FFDF790" w:rsidR="00593E4B" w:rsidRPr="008A021A" w:rsidDel="00EA6A57" w:rsidRDefault="00EA6A57" w:rsidP="00EA6A57">
      <w:pPr>
        <w:pStyle w:val="NoSpacing"/>
        <w:numPr>
          <w:ilvl w:val="0"/>
          <w:numId w:val="6"/>
        </w:numPr>
        <w:ind w:left="0"/>
        <w:rPr>
          <w:del w:id="112" w:author="Tyler Frankenberg" w:date="2023-04-05T20:12:00Z"/>
          <w:rFonts w:ascii="Cambria" w:hAnsi="Cambria" w:cstheme="minorHAnsi"/>
          <w:i/>
          <w:iCs/>
          <w:sz w:val="24"/>
          <w:szCs w:val="24"/>
        </w:rPr>
        <w:pPrChange w:id="113" w:author="Tyler Frankenberg" w:date="2023-04-05T20:12:00Z">
          <w:pPr>
            <w:pStyle w:val="NoSpacing"/>
            <w:numPr>
              <w:numId w:val="6"/>
            </w:numPr>
            <w:tabs>
              <w:tab w:val="num" w:pos="360"/>
            </w:tabs>
            <w:ind w:left="360" w:hanging="360"/>
          </w:pPr>
        </w:pPrChange>
      </w:pPr>
      <w:ins w:id="114" w:author="Tyler Frankenberg" w:date="2023-04-05T20:12:00Z">
        <w:r>
          <w:rPr>
            <w:rFonts w:ascii="Cambria" w:hAnsi="Cambria" w:cstheme="minorHAnsi"/>
            <w:b/>
            <w:bCs/>
            <w:sz w:val="24"/>
            <w:szCs w:val="24"/>
          </w:rPr>
          <w:t>Research Question &amp; Hypothesis</w:t>
        </w:r>
      </w:ins>
      <w:del w:id="115" w:author="Tyler Frankenberg" w:date="2023-04-05T20:12:00Z">
        <w:r w:rsidR="00593E4B" w:rsidRPr="008A021A" w:rsidDel="00EA6A57">
          <w:rPr>
            <w:rFonts w:ascii="Cambria" w:hAnsi="Cambria" w:cstheme="minorHAnsi"/>
            <w:b/>
            <w:bCs/>
            <w:i/>
            <w:iCs/>
            <w:sz w:val="24"/>
            <w:szCs w:val="24"/>
          </w:rPr>
          <w:delText>Research Question and/or Hypothesis</w:delText>
        </w:r>
        <w:r w:rsidR="00593E4B" w:rsidRPr="008A021A" w:rsidDel="00EA6A57">
          <w:rPr>
            <w:rFonts w:ascii="Cambria" w:hAnsi="Cambria" w:cstheme="minorHAnsi"/>
            <w:i/>
            <w:iCs/>
            <w:sz w:val="24"/>
            <w:szCs w:val="24"/>
          </w:rPr>
          <w:delText xml:space="preserve">: This describes what problem you’re seeking to examine, phenomenon you want to explore or effect that you want to measure </w:delText>
        </w:r>
        <w:r w:rsidR="00256CD2" w:rsidRPr="008A021A" w:rsidDel="00EA6A57">
          <w:rPr>
            <w:rFonts w:ascii="Cambria" w:hAnsi="Cambria" w:cstheme="minorHAnsi"/>
            <w:i/>
            <w:iCs/>
            <w:sz w:val="24"/>
            <w:szCs w:val="24"/>
          </w:rPr>
          <w:delText>i</w:delText>
        </w:r>
        <w:r w:rsidR="00593E4B" w:rsidRPr="008A021A" w:rsidDel="00EA6A57">
          <w:rPr>
            <w:rFonts w:ascii="Cambria" w:hAnsi="Cambria" w:cstheme="minorHAnsi"/>
            <w:i/>
            <w:iCs/>
            <w:sz w:val="24"/>
            <w:szCs w:val="24"/>
          </w:rPr>
          <w:delText>n the study.</w:delText>
        </w:r>
      </w:del>
    </w:p>
    <w:p w14:paraId="4014DA8D" w14:textId="77777777" w:rsidR="00FD3C87" w:rsidRPr="008A021A" w:rsidRDefault="00FD3C87" w:rsidP="00EA6A57">
      <w:pPr>
        <w:pStyle w:val="NoSpacing"/>
        <w:rPr>
          <w:rFonts w:ascii="Cambria" w:hAnsi="Cambria" w:cstheme="minorHAnsi"/>
          <w:sz w:val="24"/>
          <w:szCs w:val="24"/>
        </w:rPr>
        <w:pPrChange w:id="116" w:author="Tyler Frankenberg" w:date="2023-04-05T20:12:00Z">
          <w:pPr>
            <w:pStyle w:val="NoSpacing"/>
            <w:ind w:left="360"/>
          </w:pPr>
        </w:pPrChange>
      </w:pPr>
    </w:p>
    <w:p w14:paraId="69F3AACB" w14:textId="1C2CBB14" w:rsidR="001C31D9" w:rsidRDefault="00501B69" w:rsidP="001C31D9">
      <w:pPr>
        <w:pStyle w:val="NoSpacing"/>
        <w:ind w:firstLine="360"/>
        <w:rPr>
          <w:ins w:id="117" w:author="Tyler Frankenberg" w:date="2023-04-05T20:50:00Z"/>
          <w:rFonts w:ascii="Cambria" w:hAnsi="Cambria" w:cstheme="minorHAnsi"/>
          <w:sz w:val="24"/>
          <w:szCs w:val="24"/>
        </w:rPr>
      </w:pPr>
      <w:ins w:id="118" w:author="Tyler Frankenberg" w:date="2023-04-05T20:43:00Z">
        <w:r>
          <w:rPr>
            <w:rFonts w:ascii="Cambria" w:hAnsi="Cambria" w:cstheme="minorHAnsi"/>
            <w:sz w:val="24"/>
            <w:szCs w:val="24"/>
          </w:rPr>
          <w:t xml:space="preserve">By measuring </w:t>
        </w:r>
      </w:ins>
      <w:ins w:id="119" w:author="Tyler Frankenberg" w:date="2023-04-05T20:44:00Z">
        <w:r w:rsidR="00464341">
          <w:rPr>
            <w:rFonts w:ascii="Cambria" w:hAnsi="Cambria" w:cstheme="minorHAnsi"/>
            <w:sz w:val="24"/>
            <w:szCs w:val="24"/>
          </w:rPr>
          <w:t xml:space="preserve">the </w:t>
        </w:r>
      </w:ins>
      <w:ins w:id="120" w:author="Tyler Frankenberg" w:date="2023-04-05T20:46:00Z">
        <w:r w:rsidR="004378A0">
          <w:rPr>
            <w:rFonts w:ascii="Cambria" w:hAnsi="Cambria" w:cstheme="minorHAnsi"/>
            <w:sz w:val="24"/>
            <w:szCs w:val="24"/>
          </w:rPr>
          <w:t>effect</w:t>
        </w:r>
      </w:ins>
      <w:ins w:id="121" w:author="Tyler Frankenberg" w:date="2023-04-05T20:45:00Z">
        <w:r w:rsidR="004378A0">
          <w:rPr>
            <w:rFonts w:ascii="Cambria" w:hAnsi="Cambria" w:cstheme="minorHAnsi"/>
            <w:sz w:val="24"/>
            <w:szCs w:val="24"/>
          </w:rPr>
          <w:t xml:space="preserve"> </w:t>
        </w:r>
      </w:ins>
      <w:ins w:id="122" w:author="Tyler Frankenberg" w:date="2023-04-05T20:44:00Z">
        <w:r w:rsidR="00010601">
          <w:rPr>
            <w:rFonts w:ascii="Cambria" w:hAnsi="Cambria" w:cstheme="minorHAnsi"/>
            <w:sz w:val="24"/>
            <w:szCs w:val="24"/>
          </w:rPr>
          <w:t xml:space="preserve">of </w:t>
        </w:r>
      </w:ins>
      <w:ins w:id="123" w:author="Tyler Frankenberg" w:date="2023-04-05T20:46:00Z">
        <w:r w:rsidR="000515B5">
          <w:rPr>
            <w:rFonts w:ascii="Cambria" w:hAnsi="Cambria" w:cstheme="minorHAnsi"/>
            <w:sz w:val="24"/>
            <w:szCs w:val="24"/>
          </w:rPr>
          <w:t>US counties’</w:t>
        </w:r>
      </w:ins>
      <w:ins w:id="124" w:author="Tyler Frankenberg" w:date="2023-04-05T20:44:00Z">
        <w:r w:rsidR="00010601">
          <w:rPr>
            <w:rFonts w:ascii="Cambria" w:hAnsi="Cambria" w:cstheme="minorHAnsi"/>
            <w:sz w:val="24"/>
            <w:szCs w:val="24"/>
          </w:rPr>
          <w:t xml:space="preserve"> artificial intelligence </w:t>
        </w:r>
      </w:ins>
      <w:ins w:id="125" w:author="Tyler Frankenberg" w:date="2023-04-05T20:51:00Z">
        <w:r w:rsidR="00EE4FA6">
          <w:rPr>
            <w:rFonts w:ascii="Cambria" w:hAnsi="Cambria" w:cstheme="minorHAnsi"/>
            <w:sz w:val="24"/>
            <w:szCs w:val="24"/>
          </w:rPr>
          <w:t xml:space="preserve">patent applications </w:t>
        </w:r>
      </w:ins>
      <w:ins w:id="126" w:author="Tyler Frankenberg" w:date="2023-04-05T20:45:00Z">
        <w:r w:rsidR="003F0C9D">
          <w:rPr>
            <w:rFonts w:ascii="Cambria" w:hAnsi="Cambria" w:cstheme="minorHAnsi"/>
            <w:sz w:val="24"/>
            <w:szCs w:val="24"/>
          </w:rPr>
          <w:t>over the years 2011-2019</w:t>
        </w:r>
        <w:r w:rsidR="004378A0">
          <w:rPr>
            <w:rFonts w:ascii="Cambria" w:hAnsi="Cambria" w:cstheme="minorHAnsi"/>
            <w:sz w:val="24"/>
            <w:szCs w:val="24"/>
          </w:rPr>
          <w:t xml:space="preserve"> </w:t>
        </w:r>
      </w:ins>
      <w:ins w:id="127" w:author="Tyler Frankenberg" w:date="2023-04-05T20:46:00Z">
        <w:r w:rsidR="000515B5">
          <w:rPr>
            <w:rFonts w:ascii="Cambria" w:hAnsi="Cambria" w:cstheme="minorHAnsi"/>
            <w:sz w:val="24"/>
            <w:szCs w:val="24"/>
          </w:rPr>
          <w:t xml:space="preserve">on their </w:t>
        </w:r>
      </w:ins>
      <w:ins w:id="128" w:author="Tyler Frankenberg" w:date="2023-04-05T20:51:00Z">
        <w:r w:rsidR="00EE4FA6">
          <w:rPr>
            <w:rFonts w:ascii="Cambria" w:hAnsi="Cambria" w:cstheme="minorHAnsi"/>
            <w:sz w:val="24"/>
            <w:szCs w:val="24"/>
          </w:rPr>
          <w:t xml:space="preserve">population </w:t>
        </w:r>
      </w:ins>
      <w:ins w:id="129" w:author="Tyler Frankenberg" w:date="2023-04-05T20:47:00Z">
        <w:r w:rsidR="0076571C">
          <w:rPr>
            <w:rFonts w:ascii="Cambria" w:hAnsi="Cambria" w:cstheme="minorHAnsi"/>
            <w:sz w:val="24"/>
            <w:szCs w:val="24"/>
          </w:rPr>
          <w:t xml:space="preserve">growth through </w:t>
        </w:r>
        <w:r w:rsidR="00D753D7">
          <w:rPr>
            <w:rFonts w:ascii="Cambria" w:hAnsi="Cambria" w:cstheme="minorHAnsi"/>
            <w:sz w:val="24"/>
            <w:szCs w:val="24"/>
          </w:rPr>
          <w:t>domestic in</w:t>
        </w:r>
      </w:ins>
      <w:ins w:id="130" w:author="Tyler Frankenberg" w:date="2023-04-05T20:51:00Z">
        <w:r w:rsidR="00EE4FA6">
          <w:rPr>
            <w:rFonts w:ascii="Cambria" w:hAnsi="Cambria" w:cstheme="minorHAnsi"/>
            <w:sz w:val="24"/>
            <w:szCs w:val="24"/>
          </w:rPr>
          <w:t>-</w:t>
        </w:r>
      </w:ins>
      <w:ins w:id="131" w:author="Tyler Frankenberg" w:date="2023-04-05T20:47:00Z">
        <w:r w:rsidR="00D753D7">
          <w:rPr>
            <w:rFonts w:ascii="Cambria" w:hAnsi="Cambria" w:cstheme="minorHAnsi"/>
            <w:sz w:val="24"/>
            <w:szCs w:val="24"/>
          </w:rPr>
          <w:t>migration over the same period, I endeavor to shed light on the extent to which</w:t>
        </w:r>
      </w:ins>
      <w:ins w:id="132" w:author="Tyler Frankenberg" w:date="2023-04-05T20:42:00Z">
        <w:r w:rsidR="0071398E">
          <w:rPr>
            <w:rFonts w:ascii="Cambria" w:hAnsi="Cambria" w:cstheme="minorHAnsi"/>
            <w:sz w:val="24"/>
            <w:szCs w:val="24"/>
          </w:rPr>
          <w:t xml:space="preserve"> the emergin</w:t>
        </w:r>
        <w:r w:rsidR="009945DC">
          <w:rPr>
            <w:rFonts w:ascii="Cambria" w:hAnsi="Cambria" w:cstheme="minorHAnsi"/>
            <w:sz w:val="24"/>
            <w:szCs w:val="24"/>
          </w:rPr>
          <w:t xml:space="preserve">g Artificial Intelligence economy </w:t>
        </w:r>
      </w:ins>
      <w:ins w:id="133" w:author="Tyler Frankenberg" w:date="2023-04-05T20:47:00Z">
        <w:r w:rsidR="00D753D7">
          <w:rPr>
            <w:rFonts w:ascii="Cambria" w:hAnsi="Cambria" w:cstheme="minorHAnsi"/>
            <w:sz w:val="24"/>
            <w:szCs w:val="24"/>
          </w:rPr>
          <w:t>affected</w:t>
        </w:r>
      </w:ins>
      <w:ins w:id="134" w:author="Tyler Frankenberg" w:date="2023-04-05T20:42:00Z">
        <w:r w:rsidR="009945DC">
          <w:rPr>
            <w:rFonts w:ascii="Cambria" w:hAnsi="Cambria" w:cstheme="minorHAnsi"/>
            <w:sz w:val="24"/>
            <w:szCs w:val="24"/>
          </w:rPr>
          <w:t xml:space="preserve"> the dynamics of </w:t>
        </w:r>
      </w:ins>
      <w:ins w:id="135" w:author="Tyler Frankenberg" w:date="2023-04-05T20:48:00Z">
        <w:r w:rsidR="00791D6D">
          <w:rPr>
            <w:rFonts w:ascii="Cambria" w:hAnsi="Cambria" w:cstheme="minorHAnsi"/>
            <w:sz w:val="24"/>
            <w:szCs w:val="24"/>
          </w:rPr>
          <w:t>settlement in the United States</w:t>
        </w:r>
      </w:ins>
      <w:ins w:id="136" w:author="Tyler Frankenberg" w:date="2023-04-05T20:49:00Z">
        <w:r w:rsidR="00C9721F">
          <w:rPr>
            <w:rFonts w:ascii="Cambria" w:hAnsi="Cambria" w:cstheme="minorHAnsi"/>
            <w:sz w:val="24"/>
            <w:szCs w:val="24"/>
          </w:rPr>
          <w:t xml:space="preserve"> in the </w:t>
        </w:r>
      </w:ins>
      <w:ins w:id="137" w:author="Tyler Frankenberg" w:date="2023-04-05T20:50:00Z">
        <w:r w:rsidR="00C9721F">
          <w:rPr>
            <w:rFonts w:ascii="Cambria" w:hAnsi="Cambria" w:cstheme="minorHAnsi"/>
            <w:sz w:val="24"/>
            <w:szCs w:val="24"/>
          </w:rPr>
          <w:t xml:space="preserve">period between the Great Recession and the </w:t>
        </w:r>
        <w:r w:rsidR="00DE0CF9">
          <w:rPr>
            <w:rFonts w:ascii="Cambria" w:hAnsi="Cambria" w:cstheme="minorHAnsi"/>
            <w:sz w:val="24"/>
            <w:szCs w:val="24"/>
          </w:rPr>
          <w:t>global COVID-19 pandemic</w:t>
        </w:r>
      </w:ins>
      <w:ins w:id="138" w:author="Tyler Frankenberg" w:date="2023-04-05T20:48:00Z">
        <w:r w:rsidR="00791D6D">
          <w:rPr>
            <w:rFonts w:ascii="Cambria" w:hAnsi="Cambria" w:cstheme="minorHAnsi"/>
            <w:sz w:val="24"/>
            <w:szCs w:val="24"/>
          </w:rPr>
          <w:t>.</w:t>
        </w:r>
      </w:ins>
      <w:ins w:id="139" w:author="Tyler Frankenberg" w:date="2023-04-05T20:51:00Z">
        <w:r w:rsidR="00CF05D9">
          <w:rPr>
            <w:rFonts w:ascii="Cambria" w:hAnsi="Cambria" w:cstheme="minorHAnsi"/>
            <w:sz w:val="24"/>
            <w:szCs w:val="24"/>
          </w:rPr>
          <w:t xml:space="preserve">  </w:t>
        </w:r>
      </w:ins>
      <w:ins w:id="140" w:author="Tyler Frankenberg" w:date="2023-04-05T20:52:00Z">
        <w:r w:rsidR="00044FCE">
          <w:rPr>
            <w:rFonts w:ascii="Cambria" w:hAnsi="Cambria" w:cstheme="minorHAnsi"/>
            <w:sz w:val="24"/>
            <w:szCs w:val="24"/>
          </w:rPr>
          <w:t>I</w:t>
        </w:r>
      </w:ins>
      <w:ins w:id="141" w:author="Tyler Frankenberg" w:date="2023-04-05T20:55:00Z">
        <w:r w:rsidR="001C31D9">
          <w:rPr>
            <w:rFonts w:ascii="Cambria" w:hAnsi="Cambria" w:cstheme="minorHAnsi"/>
            <w:sz w:val="24"/>
            <w:szCs w:val="24"/>
          </w:rPr>
          <w:t xml:space="preserve"> </w:t>
        </w:r>
      </w:ins>
      <w:ins w:id="142" w:author="Tyler Frankenberg" w:date="2023-04-05T20:52:00Z">
        <w:r w:rsidR="00044FCE">
          <w:rPr>
            <w:rFonts w:ascii="Cambria" w:hAnsi="Cambria" w:cstheme="minorHAnsi"/>
            <w:sz w:val="24"/>
            <w:szCs w:val="24"/>
          </w:rPr>
          <w:t>begin with the null hypothesis that the</w:t>
        </w:r>
      </w:ins>
      <w:ins w:id="143" w:author="Tyler Frankenberg" w:date="2023-04-05T20:54:00Z">
        <w:r w:rsidR="001C31D9">
          <w:rPr>
            <w:rFonts w:ascii="Cambria" w:hAnsi="Cambria" w:cstheme="minorHAnsi"/>
            <w:sz w:val="24"/>
            <w:szCs w:val="24"/>
          </w:rPr>
          <w:t xml:space="preserve"> effect of </w:t>
        </w:r>
      </w:ins>
      <w:ins w:id="144" w:author="Tyler Frankenberg" w:date="2023-04-05T20:55:00Z">
        <w:r w:rsidR="001C31D9">
          <w:rPr>
            <w:rFonts w:ascii="Cambria" w:hAnsi="Cambria" w:cstheme="minorHAnsi"/>
            <w:sz w:val="24"/>
            <w:szCs w:val="24"/>
          </w:rPr>
          <w:t xml:space="preserve">AI </w:t>
        </w:r>
      </w:ins>
      <w:ins w:id="145" w:author="Tyler Frankenberg" w:date="2023-04-05T20:54:00Z">
        <w:r w:rsidR="001C31D9">
          <w:rPr>
            <w:rFonts w:ascii="Cambria" w:hAnsi="Cambria" w:cstheme="minorHAnsi"/>
            <w:sz w:val="24"/>
            <w:szCs w:val="24"/>
          </w:rPr>
          <w:t>patent activity was nonexistent or negligible</w:t>
        </w:r>
      </w:ins>
      <w:ins w:id="146" w:author="Tyler Frankenberg" w:date="2023-04-05T20:55:00Z">
        <w:r w:rsidR="001C31D9">
          <w:rPr>
            <w:rFonts w:ascii="Cambria" w:hAnsi="Cambria" w:cstheme="minorHAnsi"/>
            <w:sz w:val="24"/>
            <w:szCs w:val="24"/>
          </w:rPr>
          <w:t xml:space="preserve"> (as compared with the </w:t>
        </w:r>
      </w:ins>
      <w:ins w:id="147" w:author="Tyler Frankenberg" w:date="2023-04-05T20:57:00Z">
        <w:r w:rsidR="001C31D9">
          <w:rPr>
            <w:rFonts w:ascii="Cambria" w:hAnsi="Cambria" w:cstheme="minorHAnsi"/>
            <w:sz w:val="24"/>
            <w:szCs w:val="24"/>
          </w:rPr>
          <w:t xml:space="preserve">measured </w:t>
        </w:r>
      </w:ins>
      <w:ins w:id="148" w:author="Tyler Frankenberg" w:date="2023-04-05T20:55:00Z">
        <w:r w:rsidR="001C31D9">
          <w:rPr>
            <w:rFonts w:ascii="Cambria" w:hAnsi="Cambria" w:cstheme="minorHAnsi"/>
            <w:sz w:val="24"/>
            <w:szCs w:val="24"/>
          </w:rPr>
          <w:t>ef</w:t>
        </w:r>
      </w:ins>
      <w:ins w:id="149" w:author="Tyler Frankenberg" w:date="2023-04-05T20:56:00Z">
        <w:r w:rsidR="001C31D9">
          <w:rPr>
            <w:rFonts w:ascii="Cambria" w:hAnsi="Cambria" w:cstheme="minorHAnsi"/>
            <w:sz w:val="24"/>
            <w:szCs w:val="24"/>
          </w:rPr>
          <w:t>fect of other economic and geographic influences</w:t>
        </w:r>
      </w:ins>
      <w:ins w:id="150" w:author="Tyler Frankenberg" w:date="2023-04-05T20:57:00Z">
        <w:r w:rsidR="001C31D9">
          <w:rPr>
            <w:rFonts w:ascii="Cambria" w:hAnsi="Cambria" w:cstheme="minorHAnsi"/>
            <w:sz w:val="24"/>
            <w:szCs w:val="24"/>
          </w:rPr>
          <w:t xml:space="preserve"> over the same period</w:t>
        </w:r>
      </w:ins>
      <w:ins w:id="151" w:author="Tyler Frankenberg" w:date="2023-04-05T20:56:00Z">
        <w:r w:rsidR="001C31D9">
          <w:rPr>
            <w:rFonts w:ascii="Cambria" w:hAnsi="Cambria" w:cstheme="minorHAnsi"/>
            <w:sz w:val="24"/>
            <w:szCs w:val="24"/>
          </w:rPr>
          <w:t>)</w:t>
        </w:r>
      </w:ins>
      <w:ins w:id="152" w:author="Tyler Frankenberg" w:date="2023-04-05T20:55:00Z">
        <w:r w:rsidR="001C31D9">
          <w:rPr>
            <w:rFonts w:ascii="Cambria" w:hAnsi="Cambria" w:cstheme="minorHAnsi"/>
            <w:sz w:val="24"/>
            <w:szCs w:val="24"/>
          </w:rPr>
          <w:t xml:space="preserve"> and test this hypot</w:t>
        </w:r>
      </w:ins>
      <w:ins w:id="153" w:author="Tyler Frankenberg" w:date="2023-04-05T20:56:00Z">
        <w:r w:rsidR="001C31D9">
          <w:rPr>
            <w:rFonts w:ascii="Cambria" w:hAnsi="Cambria" w:cstheme="minorHAnsi"/>
            <w:sz w:val="24"/>
            <w:szCs w:val="24"/>
          </w:rPr>
          <w:t xml:space="preserve">hesis using </w:t>
        </w:r>
      </w:ins>
      <w:ins w:id="154" w:author="Tyler Frankenberg" w:date="2023-04-05T20:58:00Z">
        <w:r w:rsidR="001C31D9">
          <w:rPr>
            <w:rFonts w:ascii="Cambria" w:hAnsi="Cambria" w:cstheme="minorHAnsi"/>
            <w:sz w:val="24"/>
            <w:szCs w:val="24"/>
          </w:rPr>
          <w:t xml:space="preserve">several </w:t>
        </w:r>
      </w:ins>
      <w:ins w:id="155" w:author="Tyler Frankenberg" w:date="2023-04-05T20:56:00Z">
        <w:r w:rsidR="001C31D9">
          <w:rPr>
            <w:rFonts w:ascii="Cambria" w:hAnsi="Cambria" w:cstheme="minorHAnsi"/>
            <w:sz w:val="24"/>
            <w:szCs w:val="24"/>
          </w:rPr>
          <w:t>proxy variables in both ordinary least squares and multiple regression models</w:t>
        </w:r>
      </w:ins>
      <w:ins w:id="156" w:author="Tyler Frankenberg" w:date="2023-04-05T20:59:00Z">
        <w:r w:rsidR="001C31D9">
          <w:rPr>
            <w:rFonts w:ascii="Cambria" w:hAnsi="Cambria" w:cstheme="minorHAnsi"/>
            <w:sz w:val="24"/>
            <w:szCs w:val="24"/>
          </w:rPr>
          <w:t>.</w:t>
        </w:r>
      </w:ins>
      <w:ins w:id="157" w:author="Tyler Frankenberg" w:date="2023-04-05T21:01:00Z">
        <w:r w:rsidR="001C31D9">
          <w:rPr>
            <w:rFonts w:ascii="Cambria" w:hAnsi="Cambria" w:cstheme="minorHAnsi"/>
            <w:sz w:val="24"/>
            <w:szCs w:val="24"/>
          </w:rPr>
          <w:t xml:space="preserve">  To control for confounding factors, I e</w:t>
        </w:r>
      </w:ins>
      <w:ins w:id="158" w:author="Tyler Frankenberg" w:date="2023-04-05T21:02:00Z">
        <w:r w:rsidR="001C31D9">
          <w:rPr>
            <w:rFonts w:ascii="Cambria" w:hAnsi="Cambria" w:cstheme="minorHAnsi"/>
            <w:sz w:val="24"/>
            <w:szCs w:val="24"/>
          </w:rPr>
          <w:t xml:space="preserve">xamine the relationship in the context of </w:t>
        </w:r>
        <w:r w:rsidR="001C31D9" w:rsidRPr="008A021A">
          <w:rPr>
            <w:rFonts w:ascii="Cambria" w:hAnsi="Cambria" w:cstheme="minorHAnsi"/>
            <w:sz w:val="24"/>
            <w:szCs w:val="24"/>
          </w:rPr>
          <w:t>destination and origin counties’ relative personal tax burden</w:t>
        </w:r>
        <w:r w:rsidR="001C31D9">
          <w:rPr>
            <w:rFonts w:ascii="Cambria" w:hAnsi="Cambria" w:cstheme="minorHAnsi"/>
            <w:sz w:val="24"/>
            <w:szCs w:val="24"/>
          </w:rPr>
          <w:t>s on citizens</w:t>
        </w:r>
        <w:r w:rsidR="001C31D9" w:rsidRPr="008A021A">
          <w:rPr>
            <w:rFonts w:ascii="Cambria" w:hAnsi="Cambria" w:cstheme="minorHAnsi"/>
            <w:sz w:val="24"/>
            <w:szCs w:val="24"/>
          </w:rPr>
          <w:t>, labor market health, housing and rental market affordability, percentage of population with bachelor’s degrees, and presence of natural amenities</w:t>
        </w:r>
        <w:r w:rsidR="001C31D9">
          <w:rPr>
            <w:rFonts w:ascii="Cambria" w:hAnsi="Cambria" w:cstheme="minorHAnsi"/>
            <w:sz w:val="24"/>
            <w:szCs w:val="24"/>
          </w:rPr>
          <w:t>.</w:t>
        </w:r>
      </w:ins>
    </w:p>
    <w:p w14:paraId="53AC44A4" w14:textId="47E0D374" w:rsidR="00FD3C87" w:rsidRPr="008A021A" w:rsidDel="00433204" w:rsidRDefault="00FD3C87" w:rsidP="001C31D9">
      <w:pPr>
        <w:pStyle w:val="NoSpacing"/>
        <w:ind w:firstLine="360"/>
        <w:rPr>
          <w:del w:id="159" w:author="Tyler Frankenberg" w:date="2023-04-05T21:15:00Z"/>
          <w:rFonts w:ascii="Cambria" w:hAnsi="Cambria" w:cstheme="minorHAnsi"/>
          <w:sz w:val="24"/>
          <w:szCs w:val="24"/>
        </w:rPr>
      </w:pPr>
      <w:commentRangeStart w:id="160"/>
      <w:del w:id="161" w:author="Tyler Frankenberg" w:date="2023-04-05T20:50:00Z">
        <w:r w:rsidRPr="008A021A" w:rsidDel="00DE0CF9">
          <w:rPr>
            <w:rFonts w:ascii="Cambria" w:hAnsi="Cambria" w:cstheme="minorHAnsi"/>
            <w:sz w:val="24"/>
            <w:szCs w:val="24"/>
          </w:rPr>
          <w:delText xml:space="preserve">This study explores </w:delText>
        </w:r>
      </w:del>
      <w:del w:id="162" w:author="Tyler Frankenberg" w:date="2023-04-05T20:19:00Z">
        <w:r w:rsidRPr="008A021A" w:rsidDel="00E449D5">
          <w:rPr>
            <w:rFonts w:ascii="Cambria" w:hAnsi="Cambria" w:cstheme="minorHAnsi"/>
            <w:sz w:val="24"/>
            <w:szCs w:val="24"/>
          </w:rPr>
          <w:delText xml:space="preserve">the </w:delText>
        </w:r>
        <w:r w:rsidRPr="008A021A" w:rsidDel="00D36B7D">
          <w:rPr>
            <w:rFonts w:ascii="Cambria" w:hAnsi="Cambria" w:cstheme="minorHAnsi"/>
            <w:sz w:val="24"/>
            <w:szCs w:val="24"/>
          </w:rPr>
          <w:delText xml:space="preserve">effect of local disparities in </w:delText>
        </w:r>
        <w:r w:rsidRPr="008A021A" w:rsidDel="00E449D5">
          <w:rPr>
            <w:rFonts w:ascii="Cambria" w:hAnsi="Cambria" w:cstheme="minorHAnsi"/>
            <w:sz w:val="24"/>
            <w:szCs w:val="24"/>
          </w:rPr>
          <w:delText xml:space="preserve">innovation </w:delText>
        </w:r>
      </w:del>
      <w:del w:id="163" w:author="Tyler Frankenberg" w:date="2023-04-05T20:16:00Z">
        <w:r w:rsidR="004B7056" w:rsidRPr="008A021A" w:rsidDel="00966298">
          <w:rPr>
            <w:rFonts w:ascii="Cambria" w:hAnsi="Cambria" w:cstheme="minorHAnsi"/>
            <w:sz w:val="24"/>
            <w:szCs w:val="24"/>
          </w:rPr>
          <w:delText>specifically</w:delText>
        </w:r>
      </w:del>
      <w:del w:id="164" w:author="Tyler Frankenberg" w:date="2023-04-05T20:15:00Z">
        <w:r w:rsidR="004B7056" w:rsidRPr="008A021A" w:rsidDel="00966298">
          <w:rPr>
            <w:rFonts w:ascii="Cambria" w:hAnsi="Cambria" w:cstheme="minorHAnsi"/>
            <w:sz w:val="24"/>
            <w:szCs w:val="24"/>
          </w:rPr>
          <w:delText xml:space="preserve"> in</w:delText>
        </w:r>
        <w:r w:rsidRPr="008A021A" w:rsidDel="00966298">
          <w:rPr>
            <w:rFonts w:ascii="Cambria" w:hAnsi="Cambria" w:cstheme="minorHAnsi"/>
            <w:sz w:val="24"/>
            <w:szCs w:val="24"/>
          </w:rPr>
          <w:delText xml:space="preserve"> Artificial Intelligence technology</w:delText>
        </w:r>
      </w:del>
      <w:del w:id="165" w:author="Tyler Frankenberg" w:date="2023-04-05T20:16:00Z">
        <w:r w:rsidRPr="008A021A" w:rsidDel="00966298">
          <w:rPr>
            <w:rFonts w:ascii="Cambria" w:hAnsi="Cambria" w:cstheme="minorHAnsi"/>
            <w:sz w:val="24"/>
            <w:szCs w:val="24"/>
          </w:rPr>
          <w:delText xml:space="preserve"> </w:delText>
        </w:r>
      </w:del>
      <w:del w:id="166" w:author="Tyler Frankenberg" w:date="2023-04-05T20:19:00Z">
        <w:r w:rsidRPr="008A021A" w:rsidDel="00E449D5">
          <w:rPr>
            <w:rFonts w:ascii="Cambria" w:hAnsi="Cambria" w:cstheme="minorHAnsi"/>
            <w:sz w:val="24"/>
            <w:szCs w:val="24"/>
          </w:rPr>
          <w:delText>on</w:delText>
        </w:r>
      </w:del>
      <w:del w:id="167" w:author="Tyler Frankenberg" w:date="2023-04-05T20:16:00Z">
        <w:r w:rsidRPr="008A021A" w:rsidDel="00966298">
          <w:rPr>
            <w:rFonts w:ascii="Cambria" w:hAnsi="Cambria" w:cstheme="minorHAnsi"/>
            <w:sz w:val="24"/>
            <w:szCs w:val="24"/>
          </w:rPr>
          <w:delText xml:space="preserve"> internal migration between United States counties</w:delText>
        </w:r>
      </w:del>
      <w:del w:id="168" w:author="Tyler Frankenberg" w:date="2023-04-05T20:18:00Z">
        <w:r w:rsidRPr="008A021A" w:rsidDel="002D7D82">
          <w:rPr>
            <w:rFonts w:ascii="Cambria" w:hAnsi="Cambria" w:cstheme="minorHAnsi"/>
            <w:sz w:val="24"/>
            <w:szCs w:val="24"/>
          </w:rPr>
          <w:delText xml:space="preserve">. </w:delText>
        </w:r>
      </w:del>
      <w:del w:id="169" w:author="Tyler Frankenberg" w:date="2023-04-05T21:15:00Z">
        <w:r w:rsidRPr="008A021A" w:rsidDel="00433204">
          <w:rPr>
            <w:rFonts w:ascii="Cambria" w:hAnsi="Cambria" w:cstheme="minorHAnsi"/>
            <w:sz w:val="24"/>
            <w:szCs w:val="24"/>
          </w:rPr>
          <w:delText xml:space="preserve">Using US Patent and Trademark Office data on </w:delText>
        </w:r>
      </w:del>
      <w:del w:id="170" w:author="Tyler Frankenberg" w:date="2023-04-05T20:16:00Z">
        <w:r w:rsidRPr="008A021A" w:rsidDel="00BE4622">
          <w:rPr>
            <w:rFonts w:ascii="Cambria" w:hAnsi="Cambria" w:cstheme="minorHAnsi"/>
            <w:sz w:val="24"/>
            <w:szCs w:val="24"/>
          </w:rPr>
          <w:delText>granted patents, defensive publications, and</w:delText>
        </w:r>
      </w:del>
      <w:del w:id="171" w:author="Tyler Frankenberg" w:date="2023-04-05T21:15:00Z">
        <w:r w:rsidRPr="008A021A" w:rsidDel="00433204">
          <w:rPr>
            <w:rFonts w:ascii="Cambria" w:hAnsi="Cambria" w:cstheme="minorHAnsi"/>
            <w:sz w:val="24"/>
            <w:szCs w:val="24"/>
          </w:rPr>
          <w:delText xml:space="preserve"> patent applications classified as pertaining to a variety of AI technologies </w:delText>
        </w:r>
        <w:r w:rsidRPr="008A021A" w:rsidDel="00433204">
          <w:rPr>
            <w:rFonts w:ascii="Cambria" w:hAnsi="Cambria" w:cstheme="minorHAnsi"/>
            <w:sz w:val="24"/>
            <w:szCs w:val="24"/>
            <w:highlight w:val="yellow"/>
          </w:rPr>
          <w:delText>using the algorithm developed by Giczy, Pairolero, &amp; Toole (2021),</w:delText>
        </w:r>
        <w:r w:rsidRPr="008A021A" w:rsidDel="00433204">
          <w:rPr>
            <w:rFonts w:ascii="Cambria" w:hAnsi="Cambria" w:cstheme="minorHAnsi"/>
            <w:sz w:val="24"/>
            <w:szCs w:val="24"/>
          </w:rPr>
          <w:delText xml:space="preserve"> I </w:delText>
        </w:r>
      </w:del>
      <w:del w:id="172" w:author="Tyler Frankenberg" w:date="2023-04-05T20:23:00Z">
        <w:r w:rsidR="009E4F94" w:rsidRPr="008A021A" w:rsidDel="00A54838">
          <w:rPr>
            <w:rFonts w:ascii="Cambria" w:hAnsi="Cambria" w:cstheme="minorHAnsi"/>
            <w:sz w:val="24"/>
            <w:szCs w:val="24"/>
          </w:rPr>
          <w:delText>begin</w:delText>
        </w:r>
        <w:r w:rsidRPr="008A021A" w:rsidDel="00A54838">
          <w:rPr>
            <w:rFonts w:ascii="Cambria" w:hAnsi="Cambria" w:cstheme="minorHAnsi"/>
            <w:sz w:val="24"/>
            <w:szCs w:val="24"/>
          </w:rPr>
          <w:delText xml:space="preserve"> </w:delText>
        </w:r>
      </w:del>
      <w:del w:id="173" w:author="Tyler Frankenberg" w:date="2023-04-05T20:18:00Z">
        <w:r w:rsidRPr="008A021A" w:rsidDel="002D7D82">
          <w:rPr>
            <w:rFonts w:ascii="Cambria" w:hAnsi="Cambria" w:cstheme="minorHAnsi"/>
            <w:sz w:val="24"/>
            <w:szCs w:val="24"/>
          </w:rPr>
          <w:delText xml:space="preserve">the </w:delText>
        </w:r>
      </w:del>
      <w:del w:id="174" w:author="Tyler Frankenberg" w:date="2023-04-05T20:21:00Z">
        <w:r w:rsidRPr="008A021A" w:rsidDel="00954B66">
          <w:rPr>
            <w:rFonts w:ascii="Cambria" w:hAnsi="Cambria" w:cstheme="minorHAnsi"/>
            <w:sz w:val="24"/>
            <w:szCs w:val="24"/>
          </w:rPr>
          <w:delText xml:space="preserve">level </w:delText>
        </w:r>
      </w:del>
      <w:del w:id="175" w:author="Tyler Frankenberg" w:date="2023-04-05T20:22:00Z">
        <w:r w:rsidRPr="008A021A" w:rsidDel="00750A8F">
          <w:rPr>
            <w:rFonts w:ascii="Cambria" w:hAnsi="Cambria" w:cstheme="minorHAnsi"/>
            <w:sz w:val="24"/>
            <w:szCs w:val="24"/>
          </w:rPr>
          <w:delText>of</w:delText>
        </w:r>
      </w:del>
      <w:del w:id="176" w:author="Tyler Frankenberg" w:date="2023-04-05T21:15:00Z">
        <w:r w:rsidRPr="008A021A" w:rsidDel="00433204">
          <w:rPr>
            <w:rFonts w:ascii="Cambria" w:hAnsi="Cambria" w:cstheme="minorHAnsi"/>
            <w:sz w:val="24"/>
            <w:szCs w:val="24"/>
          </w:rPr>
          <w:delText xml:space="preserve"> </w:delText>
        </w:r>
      </w:del>
      <w:del w:id="177" w:author="Tyler Frankenberg" w:date="2023-04-05T20:22:00Z">
        <w:r w:rsidRPr="008A021A" w:rsidDel="00A54838">
          <w:rPr>
            <w:rFonts w:ascii="Cambria" w:hAnsi="Cambria" w:cstheme="minorHAnsi"/>
            <w:sz w:val="24"/>
            <w:szCs w:val="24"/>
          </w:rPr>
          <w:delText>innovation in artificial intelligence technology for each United States county over the period 20</w:delText>
        </w:r>
        <w:r w:rsidR="00EA4A5C" w:rsidRPr="008A021A" w:rsidDel="00A54838">
          <w:rPr>
            <w:rFonts w:ascii="Cambria" w:hAnsi="Cambria" w:cstheme="minorHAnsi"/>
            <w:sz w:val="24"/>
            <w:szCs w:val="24"/>
          </w:rPr>
          <w:delText>1</w:delText>
        </w:r>
        <w:r w:rsidR="00D81ED6" w:rsidRPr="008A021A" w:rsidDel="00A54838">
          <w:rPr>
            <w:rFonts w:ascii="Cambria" w:hAnsi="Cambria" w:cstheme="minorHAnsi"/>
            <w:sz w:val="24"/>
            <w:szCs w:val="24"/>
          </w:rPr>
          <w:delText>1</w:delText>
        </w:r>
        <w:r w:rsidRPr="008A021A" w:rsidDel="00A54838">
          <w:rPr>
            <w:rFonts w:ascii="Cambria" w:hAnsi="Cambria" w:cstheme="minorHAnsi"/>
            <w:sz w:val="24"/>
            <w:szCs w:val="24"/>
          </w:rPr>
          <w:delText xml:space="preserve">-2019.  </w:delText>
        </w:r>
      </w:del>
      <w:del w:id="178" w:author="Tyler Frankenberg" w:date="2023-04-05T21:03:00Z">
        <w:r w:rsidRPr="008A021A" w:rsidDel="001C31D9">
          <w:rPr>
            <w:rFonts w:ascii="Cambria" w:hAnsi="Cambria" w:cstheme="minorHAnsi"/>
            <w:sz w:val="24"/>
            <w:szCs w:val="24"/>
          </w:rPr>
          <w:delText xml:space="preserve">I use a simple linear regression to examine the influence of </w:delText>
        </w:r>
      </w:del>
      <w:del w:id="179" w:author="Tyler Frankenberg" w:date="2023-04-05T20:28:00Z">
        <w:r w:rsidRPr="008A021A" w:rsidDel="005B0967">
          <w:rPr>
            <w:rFonts w:ascii="Cambria" w:hAnsi="Cambria" w:cstheme="minorHAnsi"/>
            <w:sz w:val="24"/>
            <w:szCs w:val="24"/>
          </w:rPr>
          <w:delText>this patent activity</w:delText>
        </w:r>
      </w:del>
      <w:del w:id="180" w:author="Tyler Frankenberg" w:date="2023-04-05T20:29:00Z">
        <w:r w:rsidRPr="008A021A" w:rsidDel="0052553C">
          <w:rPr>
            <w:rFonts w:ascii="Cambria" w:hAnsi="Cambria" w:cstheme="minorHAnsi"/>
            <w:sz w:val="24"/>
            <w:szCs w:val="24"/>
          </w:rPr>
          <w:delText xml:space="preserve"> </w:delText>
        </w:r>
      </w:del>
      <w:del w:id="181" w:author="Tyler Frankenberg" w:date="2023-04-05T21:03:00Z">
        <w:r w:rsidRPr="008A021A" w:rsidDel="001C31D9">
          <w:rPr>
            <w:rFonts w:ascii="Cambria" w:hAnsi="Cambria" w:cstheme="minorHAnsi"/>
            <w:sz w:val="24"/>
            <w:szCs w:val="24"/>
          </w:rPr>
          <w:delText xml:space="preserve">on each county’s </w:delText>
        </w:r>
        <w:r w:rsidR="00A94045" w:rsidRPr="008A021A" w:rsidDel="001C31D9">
          <w:rPr>
            <w:rFonts w:ascii="Cambria" w:hAnsi="Cambria" w:cstheme="minorHAnsi"/>
            <w:sz w:val="24"/>
            <w:szCs w:val="24"/>
          </w:rPr>
          <w:delText xml:space="preserve">share of </w:delText>
        </w:r>
        <w:r w:rsidR="005000A7" w:rsidRPr="008A021A" w:rsidDel="001C31D9">
          <w:rPr>
            <w:rFonts w:ascii="Cambria" w:hAnsi="Cambria" w:cstheme="minorHAnsi"/>
            <w:sz w:val="24"/>
            <w:szCs w:val="24"/>
          </w:rPr>
          <w:delText xml:space="preserve">net </w:delText>
        </w:r>
        <w:r w:rsidRPr="008A021A" w:rsidDel="001C31D9">
          <w:rPr>
            <w:rFonts w:ascii="Cambria" w:hAnsi="Cambria" w:cstheme="minorHAnsi"/>
            <w:sz w:val="24"/>
            <w:szCs w:val="24"/>
          </w:rPr>
          <w:delText xml:space="preserve">population growth through </w:delText>
        </w:r>
      </w:del>
      <w:del w:id="182" w:author="Tyler Frankenberg" w:date="2023-04-05T20:39:00Z">
        <w:r w:rsidRPr="008A021A" w:rsidDel="000C3205">
          <w:rPr>
            <w:rFonts w:ascii="Cambria" w:hAnsi="Cambria" w:cstheme="minorHAnsi"/>
            <w:sz w:val="24"/>
            <w:szCs w:val="24"/>
          </w:rPr>
          <w:delText>domestic migration</w:delText>
        </w:r>
      </w:del>
      <w:del w:id="183" w:author="Tyler Frankenberg" w:date="2023-04-05T21:03:00Z">
        <w:r w:rsidRPr="008A021A" w:rsidDel="001C31D9">
          <w:rPr>
            <w:rFonts w:ascii="Cambria" w:hAnsi="Cambria" w:cstheme="minorHAnsi"/>
            <w:sz w:val="24"/>
            <w:szCs w:val="24"/>
          </w:rPr>
          <w:delText xml:space="preserve"> over the same period, </w:delText>
        </w:r>
        <w:r w:rsidR="005000A7" w:rsidRPr="008A021A" w:rsidDel="001C31D9">
          <w:rPr>
            <w:rFonts w:ascii="Cambria" w:hAnsi="Cambria" w:cstheme="minorHAnsi"/>
            <w:sz w:val="24"/>
            <w:szCs w:val="24"/>
          </w:rPr>
          <w:delText xml:space="preserve">measured using </w:delText>
        </w:r>
        <w:r w:rsidRPr="008A021A" w:rsidDel="001C31D9">
          <w:rPr>
            <w:rFonts w:ascii="Cambria" w:hAnsi="Cambria" w:cstheme="minorHAnsi"/>
            <w:sz w:val="24"/>
            <w:szCs w:val="24"/>
          </w:rPr>
          <w:delText>the Census Bureau’s annual population estimates.</w:delText>
        </w:r>
      </w:del>
      <w:del w:id="184" w:author="Tyler Frankenberg" w:date="2023-04-05T20:39:00Z">
        <w:r w:rsidRPr="008A021A" w:rsidDel="00F32816">
          <w:rPr>
            <w:rFonts w:ascii="Cambria" w:hAnsi="Cambria" w:cstheme="minorHAnsi"/>
            <w:sz w:val="24"/>
            <w:szCs w:val="24"/>
          </w:rPr>
          <w:delText xml:space="preserve"> </w:delText>
        </w:r>
      </w:del>
      <w:del w:id="185" w:author="Tyler Frankenberg" w:date="2023-04-05T20:31:00Z">
        <w:r w:rsidRPr="008A021A" w:rsidDel="00AD3512">
          <w:rPr>
            <w:rFonts w:ascii="Cambria" w:hAnsi="Cambria" w:cstheme="minorHAnsi"/>
            <w:sz w:val="24"/>
            <w:szCs w:val="24"/>
          </w:rPr>
          <w:delText>I consider the influence of innovation in AI technologies specifically as a determinant of migration, as compared with patent activity in other technological domains.</w:delText>
        </w:r>
      </w:del>
      <w:del w:id="186" w:author="Tyler Frankenberg" w:date="2023-04-05T20:38:00Z">
        <w:r w:rsidRPr="008A021A" w:rsidDel="00667379">
          <w:rPr>
            <w:rFonts w:ascii="Cambria" w:hAnsi="Cambria" w:cstheme="minorHAnsi"/>
            <w:sz w:val="24"/>
            <w:szCs w:val="24"/>
          </w:rPr>
          <w:delText xml:space="preserve">  </w:delText>
        </w:r>
      </w:del>
      <w:del w:id="187" w:author="Tyler Frankenberg" w:date="2023-04-05T21:03:00Z">
        <w:r w:rsidRPr="008A021A" w:rsidDel="001C31D9">
          <w:rPr>
            <w:rFonts w:ascii="Cambria" w:hAnsi="Cambria" w:cstheme="minorHAnsi"/>
            <w:sz w:val="24"/>
            <w:szCs w:val="24"/>
          </w:rPr>
          <w:delText xml:space="preserve">Finally, I examine the influence of </w:delText>
        </w:r>
        <w:r w:rsidR="00DE4939" w:rsidRPr="008A021A" w:rsidDel="001C31D9">
          <w:rPr>
            <w:rFonts w:ascii="Cambria" w:hAnsi="Cambria" w:cstheme="minorHAnsi"/>
            <w:sz w:val="24"/>
            <w:szCs w:val="24"/>
          </w:rPr>
          <w:delText>AI and non-AI</w:delText>
        </w:r>
        <w:r w:rsidRPr="008A021A" w:rsidDel="001C31D9">
          <w:rPr>
            <w:rFonts w:ascii="Cambria" w:hAnsi="Cambria" w:cstheme="minorHAnsi"/>
            <w:sz w:val="24"/>
            <w:szCs w:val="24"/>
          </w:rPr>
          <w:delText xml:space="preserve"> patent activity alongside other economic and geographic factors including</w:delText>
        </w:r>
        <w:r w:rsidR="005000A7" w:rsidRPr="008A021A" w:rsidDel="001C31D9">
          <w:rPr>
            <w:rFonts w:ascii="Cambria" w:hAnsi="Cambria" w:cstheme="minorHAnsi"/>
            <w:sz w:val="24"/>
            <w:szCs w:val="24"/>
          </w:rPr>
          <w:delText xml:space="preserve"> </w:delText>
        </w:r>
      </w:del>
      <w:del w:id="188" w:author="Tyler Frankenberg" w:date="2023-04-05T21:00:00Z">
        <w:r w:rsidR="005000A7" w:rsidRPr="008A021A" w:rsidDel="001C31D9">
          <w:rPr>
            <w:rFonts w:ascii="Cambria" w:hAnsi="Cambria" w:cstheme="minorHAnsi"/>
            <w:sz w:val="24"/>
            <w:szCs w:val="24"/>
          </w:rPr>
          <w:delText>destination and origin counties’</w:delText>
        </w:r>
        <w:r w:rsidRPr="008A021A" w:rsidDel="001C31D9">
          <w:rPr>
            <w:rFonts w:ascii="Cambria" w:hAnsi="Cambria" w:cstheme="minorHAnsi"/>
            <w:sz w:val="24"/>
            <w:szCs w:val="24"/>
          </w:rPr>
          <w:delText xml:space="preserve"> relative personal tax burden, labor market health, housing and rental market affordability, percentage of population with bachelor’s degrees, and presence of natural amenities</w:delText>
        </w:r>
        <w:r w:rsidR="007E2766" w:rsidRPr="008A021A" w:rsidDel="001C31D9">
          <w:rPr>
            <w:rFonts w:ascii="Cambria" w:hAnsi="Cambria" w:cstheme="minorHAnsi"/>
            <w:sz w:val="24"/>
            <w:szCs w:val="24"/>
          </w:rPr>
          <w:delText>.</w:delText>
        </w:r>
      </w:del>
    </w:p>
    <w:commentRangeEnd w:id="160"/>
    <w:p w14:paraId="625B0157" w14:textId="3EB2F659" w:rsidR="00593E4B" w:rsidRPr="008A021A" w:rsidDel="00433204" w:rsidRDefault="00D86EE2" w:rsidP="00593E4B">
      <w:pPr>
        <w:pStyle w:val="NoSpacing"/>
        <w:rPr>
          <w:del w:id="189" w:author="Tyler Frankenberg" w:date="2023-04-05T21:15:00Z"/>
          <w:rFonts w:ascii="Cambria" w:hAnsi="Cambria" w:cstheme="minorHAnsi"/>
          <w:sz w:val="24"/>
          <w:szCs w:val="24"/>
        </w:rPr>
      </w:pPr>
      <w:r>
        <w:rPr>
          <w:rStyle w:val="CommentReference"/>
          <w:rFonts w:asciiTheme="minorHAnsi" w:eastAsiaTheme="minorHAnsi" w:hAnsiTheme="minorHAnsi" w:cstheme="minorBidi"/>
          <w:color w:val="auto"/>
        </w:rPr>
        <w:commentReference w:id="160"/>
      </w:r>
    </w:p>
    <w:p w14:paraId="54238953" w14:textId="77777777" w:rsidR="00651B85" w:rsidRPr="008A021A" w:rsidRDefault="00651B85" w:rsidP="00593E4B">
      <w:pPr>
        <w:pStyle w:val="NoSpacing"/>
        <w:rPr>
          <w:rFonts w:ascii="Cambria" w:hAnsi="Cambria" w:cstheme="minorHAnsi"/>
          <w:sz w:val="24"/>
          <w:szCs w:val="24"/>
        </w:rPr>
      </w:pPr>
    </w:p>
    <w:p w14:paraId="36EC037D" w14:textId="5082015F" w:rsidR="00593E4B" w:rsidDel="00433204" w:rsidRDefault="00593E4B" w:rsidP="00CD17F7">
      <w:pPr>
        <w:pStyle w:val="NoSpacing"/>
        <w:rPr>
          <w:del w:id="190" w:author="O'Connor" w:date="2023-03-27T16:40:00Z"/>
          <w:rFonts w:ascii="Cambria" w:hAnsi="Cambria" w:cstheme="minorHAnsi"/>
          <w:b/>
          <w:bCs/>
          <w:i/>
          <w:iCs/>
          <w:sz w:val="24"/>
          <w:szCs w:val="24"/>
        </w:rPr>
      </w:pPr>
      <w:del w:id="191" w:author="O'Connor" w:date="2023-03-27T16:40:00Z">
        <w:r w:rsidRPr="008A021A" w:rsidDel="003A070C">
          <w:rPr>
            <w:rFonts w:ascii="Cambria" w:hAnsi="Cambria" w:cstheme="minorHAnsi"/>
            <w:b/>
            <w:bCs/>
            <w:i/>
            <w:iCs/>
            <w:sz w:val="24"/>
            <w:szCs w:val="24"/>
          </w:rPr>
          <w:delText>Data and Variables</w:delText>
        </w:r>
        <w:r w:rsidRPr="008A021A" w:rsidDel="003A070C">
          <w:rPr>
            <w:rFonts w:ascii="Cambria" w:hAnsi="Cambria" w:cstheme="minorHAnsi"/>
            <w:i/>
            <w:iCs/>
            <w:sz w:val="24"/>
            <w:szCs w:val="24"/>
          </w:rPr>
          <w:delText>: This section describes what data you intend to use, how they were acquired, and how they represent the variables you have chosen.</w:delText>
        </w:r>
      </w:del>
    </w:p>
    <w:p w14:paraId="133B89B7" w14:textId="14A2711F" w:rsidR="00A51F6D" w:rsidDel="00CD17F7" w:rsidRDefault="003A070C" w:rsidP="00CD17F7">
      <w:pPr>
        <w:pStyle w:val="NoSpacing"/>
        <w:rPr>
          <w:del w:id="192" w:author="Tyler Frankenberg" w:date="2023-04-05T20:12:00Z"/>
          <w:rFonts w:ascii="Cambria" w:hAnsi="Cambria" w:cstheme="minorHAnsi"/>
          <w:sz w:val="24"/>
          <w:szCs w:val="24"/>
        </w:rPr>
        <w:pPrChange w:id="193" w:author="Tyler Frankenberg" w:date="2023-04-05T21:05:00Z">
          <w:pPr>
            <w:pStyle w:val="NoSpacing"/>
            <w:ind w:left="90"/>
          </w:pPr>
        </w:pPrChange>
      </w:pPr>
      <w:ins w:id="194" w:author="O'Connor" w:date="2023-03-27T16:40:00Z">
        <w:r>
          <w:rPr>
            <w:rFonts w:ascii="Cambria" w:hAnsi="Cambria" w:cstheme="minorHAnsi"/>
            <w:sz w:val="24"/>
            <w:szCs w:val="24"/>
          </w:rPr>
          <w:t>Data and Variables</w:t>
        </w:r>
      </w:ins>
    </w:p>
    <w:p w14:paraId="36DA75EC" w14:textId="0579817D" w:rsidR="00CD17F7" w:rsidRDefault="00CD17F7" w:rsidP="00CD17F7">
      <w:pPr>
        <w:pStyle w:val="NoSpacing"/>
        <w:rPr>
          <w:ins w:id="195" w:author="Tyler Frankenberg" w:date="2023-04-05T21:04:00Z"/>
          <w:rFonts w:ascii="Cambria" w:hAnsi="Cambria" w:cstheme="minorHAnsi"/>
          <w:sz w:val="24"/>
          <w:szCs w:val="24"/>
        </w:rPr>
        <w:pPrChange w:id="196" w:author="Tyler Frankenberg" w:date="2023-04-05T21:05:00Z">
          <w:pPr>
            <w:pStyle w:val="NoSpacing"/>
            <w:ind w:left="90"/>
          </w:pPr>
        </w:pPrChange>
      </w:pPr>
    </w:p>
    <w:p w14:paraId="21694286" w14:textId="77777777" w:rsidR="00CD17F7" w:rsidRDefault="00CD17F7" w:rsidP="003A070C">
      <w:pPr>
        <w:pStyle w:val="NoSpacing"/>
        <w:ind w:left="90"/>
        <w:rPr>
          <w:ins w:id="197" w:author="Tyler Frankenberg" w:date="2023-04-05T21:04:00Z"/>
          <w:rFonts w:ascii="Cambria" w:hAnsi="Cambria" w:cstheme="minorHAnsi"/>
          <w:sz w:val="24"/>
          <w:szCs w:val="24"/>
        </w:rPr>
      </w:pPr>
    </w:p>
    <w:p w14:paraId="00625B9B" w14:textId="7B412E0E" w:rsidR="00CD17F7" w:rsidRDefault="00CD17F7" w:rsidP="00CD17F7">
      <w:pPr>
        <w:pStyle w:val="NoSpacing"/>
        <w:rPr>
          <w:ins w:id="198" w:author="Tyler Frankenberg" w:date="2023-04-05T21:05:00Z"/>
          <w:rFonts w:ascii="Cambria" w:hAnsi="Cambria" w:cstheme="minorHAnsi"/>
          <w:i/>
          <w:iCs/>
          <w:sz w:val="24"/>
          <w:szCs w:val="24"/>
        </w:rPr>
      </w:pPr>
      <w:ins w:id="199" w:author="Tyler Frankenberg" w:date="2023-04-05T21:05:00Z">
        <w:r>
          <w:rPr>
            <w:rFonts w:ascii="Cambria" w:hAnsi="Cambria" w:cstheme="minorHAnsi"/>
            <w:i/>
            <w:iCs/>
            <w:sz w:val="24"/>
            <w:szCs w:val="24"/>
          </w:rPr>
          <w:t>Dependent Variable: Percent net population change through domestic migration, 2011-2019</w:t>
        </w:r>
      </w:ins>
    </w:p>
    <w:p w14:paraId="15FD348C" w14:textId="77777777" w:rsidR="00CD17F7" w:rsidRPr="00CD17F7" w:rsidRDefault="00CD17F7" w:rsidP="00CD17F7">
      <w:pPr>
        <w:pStyle w:val="NoSpacing"/>
        <w:rPr>
          <w:rFonts w:ascii="Cambria" w:hAnsi="Cambria" w:cstheme="minorHAnsi"/>
          <w:i/>
          <w:iCs/>
          <w:sz w:val="24"/>
          <w:szCs w:val="24"/>
          <w:rPrChange w:id="200" w:author="Tyler Frankenberg" w:date="2023-04-05T21:05:00Z">
            <w:rPr>
              <w:rFonts w:ascii="Cambria" w:hAnsi="Cambria" w:cstheme="minorHAnsi"/>
              <w:sz w:val="24"/>
              <w:szCs w:val="24"/>
            </w:rPr>
          </w:rPrChange>
        </w:rPr>
        <w:pPrChange w:id="201" w:author="Tyler Frankenberg" w:date="2023-04-05T21:05:00Z">
          <w:pPr>
            <w:pStyle w:val="NoSpacing"/>
            <w:ind w:left="90"/>
          </w:pPr>
        </w:pPrChange>
      </w:pPr>
    </w:p>
    <w:p w14:paraId="62D156B8" w14:textId="1AF40C5B" w:rsidR="00546238" w:rsidRDefault="00FB5A33" w:rsidP="00541902">
      <w:pPr>
        <w:pStyle w:val="NoSpacing"/>
        <w:ind w:firstLine="360"/>
        <w:rPr>
          <w:ins w:id="202" w:author="Tyler Frankenberg" w:date="2023-04-05T22:28:00Z"/>
          <w:rFonts w:ascii="Cambria" w:eastAsia="Times New Roman" w:hAnsi="Cambria" w:cstheme="minorHAnsi"/>
          <w:sz w:val="24"/>
          <w:szCs w:val="24"/>
        </w:rPr>
        <w:pPrChange w:id="203" w:author="Tyler Frankenberg" w:date="2023-04-05T23:49:00Z">
          <w:pPr>
            <w:pStyle w:val="NoSpacing"/>
          </w:pPr>
        </w:pPrChange>
      </w:pPr>
      <w:r w:rsidRPr="008A021A">
        <w:rPr>
          <w:rFonts w:ascii="Cambria" w:eastAsia="Times New Roman" w:hAnsi="Cambria" w:cstheme="minorHAnsi"/>
          <w:sz w:val="24"/>
          <w:szCs w:val="24"/>
        </w:rPr>
        <w:t>The analys</w:t>
      </w:r>
      <w:ins w:id="204" w:author="Tyler Frankenberg" w:date="2023-04-05T21:03:00Z">
        <w:r w:rsidR="001C31D9">
          <w:rPr>
            <w:rFonts w:ascii="Cambria" w:eastAsia="Times New Roman" w:hAnsi="Cambria" w:cstheme="minorHAnsi"/>
            <w:sz w:val="24"/>
            <w:szCs w:val="24"/>
          </w:rPr>
          <w:t>e</w:t>
        </w:r>
      </w:ins>
      <w:del w:id="205" w:author="Tyler Frankenberg" w:date="2023-04-05T21:03:00Z">
        <w:r w:rsidRPr="008A021A" w:rsidDel="001C31D9">
          <w:rPr>
            <w:rFonts w:ascii="Cambria" w:eastAsia="Times New Roman" w:hAnsi="Cambria" w:cstheme="minorHAnsi"/>
            <w:sz w:val="24"/>
            <w:szCs w:val="24"/>
          </w:rPr>
          <w:delText>i</w:delText>
        </w:r>
      </w:del>
      <w:r w:rsidRPr="008A021A">
        <w:rPr>
          <w:rFonts w:ascii="Cambria" w:eastAsia="Times New Roman" w:hAnsi="Cambria" w:cstheme="minorHAnsi"/>
          <w:sz w:val="24"/>
          <w:szCs w:val="24"/>
        </w:rPr>
        <w:t>s use</w:t>
      </w:r>
      <w:del w:id="206" w:author="Tyler Frankenberg" w:date="2023-04-05T21:03:00Z">
        <w:r w:rsidR="00A51F6D" w:rsidRPr="008A021A" w:rsidDel="001C31D9">
          <w:rPr>
            <w:rFonts w:ascii="Cambria" w:eastAsia="Times New Roman" w:hAnsi="Cambria" w:cstheme="minorHAnsi"/>
            <w:sz w:val="24"/>
            <w:szCs w:val="24"/>
          </w:rPr>
          <w:delText>s</w:delText>
        </w:r>
      </w:del>
      <w:r w:rsidRPr="008A021A">
        <w:rPr>
          <w:rFonts w:ascii="Cambria" w:eastAsia="Times New Roman" w:hAnsi="Cambria" w:cstheme="minorHAnsi"/>
          <w:sz w:val="24"/>
          <w:szCs w:val="24"/>
        </w:rPr>
        <w:t xml:space="preserve"> as </w:t>
      </w:r>
      <w:del w:id="207" w:author="Tyler Frankenberg" w:date="2023-04-05T21:03:00Z">
        <w:r w:rsidRPr="008A021A" w:rsidDel="001C31D9">
          <w:rPr>
            <w:rFonts w:ascii="Cambria" w:eastAsia="Times New Roman" w:hAnsi="Cambria" w:cstheme="minorHAnsi"/>
            <w:sz w:val="24"/>
            <w:szCs w:val="24"/>
          </w:rPr>
          <w:delText xml:space="preserve">its </w:delText>
        </w:r>
      </w:del>
      <w:ins w:id="208" w:author="Tyler Frankenberg" w:date="2023-04-05T21:03:00Z">
        <w:r w:rsidR="001C31D9">
          <w:rPr>
            <w:rFonts w:ascii="Cambria" w:eastAsia="Times New Roman" w:hAnsi="Cambria" w:cstheme="minorHAnsi"/>
            <w:sz w:val="24"/>
            <w:szCs w:val="24"/>
          </w:rPr>
          <w:t>their</w:t>
        </w:r>
        <w:r w:rsidR="001C31D9" w:rsidRPr="008A021A">
          <w:rPr>
            <w:rFonts w:ascii="Cambria" w:eastAsia="Times New Roman" w:hAnsi="Cambria" w:cstheme="minorHAnsi"/>
            <w:sz w:val="24"/>
            <w:szCs w:val="24"/>
          </w:rPr>
          <w:t xml:space="preserve"> </w:t>
        </w:r>
      </w:ins>
      <w:del w:id="209" w:author="Tyler Frankenberg" w:date="2023-04-05T21:03:00Z">
        <w:r w:rsidR="007E2766" w:rsidRPr="008A021A" w:rsidDel="001C31D9">
          <w:rPr>
            <w:rFonts w:ascii="Cambria" w:eastAsia="Times New Roman" w:hAnsi="Cambria" w:cstheme="minorHAnsi"/>
            <w:sz w:val="24"/>
            <w:szCs w:val="24"/>
          </w:rPr>
          <w:delText xml:space="preserve">primary </w:delText>
        </w:r>
      </w:del>
      <w:r w:rsidRPr="008A021A">
        <w:rPr>
          <w:rFonts w:ascii="Cambria" w:eastAsia="Times New Roman" w:hAnsi="Cambria" w:cstheme="minorHAnsi"/>
          <w:sz w:val="24"/>
          <w:szCs w:val="24"/>
        </w:rPr>
        <w:t xml:space="preserve">dependent variable the </w:t>
      </w:r>
      <w:ins w:id="210" w:author="Tyler Frankenberg" w:date="2023-04-05T21:04:00Z">
        <w:r w:rsidR="001C31D9">
          <w:rPr>
            <w:rFonts w:ascii="Cambria" w:eastAsia="Times New Roman" w:hAnsi="Cambria" w:cstheme="minorHAnsi"/>
            <w:sz w:val="24"/>
            <w:szCs w:val="24"/>
          </w:rPr>
          <w:t xml:space="preserve">county-by-county </w:t>
        </w:r>
      </w:ins>
      <w:del w:id="211" w:author="Tyler Frankenberg" w:date="2023-04-05T21:04:00Z">
        <w:r w:rsidRPr="008A021A" w:rsidDel="001C31D9">
          <w:rPr>
            <w:rFonts w:ascii="Cambria" w:eastAsia="Times New Roman" w:hAnsi="Cambria" w:cstheme="minorHAnsi"/>
            <w:sz w:val="24"/>
            <w:szCs w:val="24"/>
          </w:rPr>
          <w:delText xml:space="preserve">county-by-county </w:delText>
        </w:r>
      </w:del>
      <w:r w:rsidRPr="008A021A">
        <w:rPr>
          <w:rFonts w:ascii="Cambria" w:eastAsia="Times New Roman" w:hAnsi="Cambria" w:cstheme="minorHAnsi"/>
          <w:sz w:val="24"/>
          <w:szCs w:val="24"/>
        </w:rPr>
        <w:t xml:space="preserve">percent net population change from domestic migration, calculated from </w:t>
      </w:r>
      <w:r w:rsidRPr="008A021A">
        <w:rPr>
          <w:rFonts w:ascii="Cambria" w:eastAsia="Times New Roman" w:hAnsi="Cambria" w:cstheme="minorHAnsi"/>
          <w:sz w:val="24"/>
          <w:szCs w:val="24"/>
          <w:highlight w:val="yellow"/>
        </w:rPr>
        <w:t>the Census Bureau’s annual population estimates</w:t>
      </w:r>
      <w:r w:rsidR="001F2CE5" w:rsidRPr="008A021A">
        <w:rPr>
          <w:rFonts w:ascii="Cambria" w:eastAsia="Times New Roman" w:hAnsi="Cambria" w:cstheme="minorHAnsi"/>
          <w:sz w:val="24"/>
          <w:szCs w:val="24"/>
          <w:highlight w:val="yellow"/>
        </w:rPr>
        <w:t xml:space="preserve"> for 2011-2019</w:t>
      </w:r>
      <w:r w:rsidRPr="008A021A">
        <w:rPr>
          <w:rFonts w:ascii="Cambria" w:eastAsia="Times New Roman" w:hAnsi="Cambria" w:cstheme="minorHAnsi"/>
          <w:sz w:val="24"/>
          <w:szCs w:val="24"/>
          <w:highlight w:val="yellow"/>
        </w:rPr>
        <w:t xml:space="preserve"> </w:t>
      </w:r>
      <w:r w:rsidR="001F2CE5" w:rsidRPr="008A021A">
        <w:rPr>
          <w:rFonts w:ascii="Cambria" w:eastAsia="Times New Roman" w:hAnsi="Cambria" w:cstheme="minorHAnsi"/>
          <w:sz w:val="24"/>
          <w:szCs w:val="24"/>
          <w:highlight w:val="yellow"/>
        </w:rPr>
        <w:t>(</w:t>
      </w:r>
      <w:r w:rsidR="005F0519" w:rsidRPr="008A021A">
        <w:rPr>
          <w:rFonts w:ascii="Cambria" w:eastAsia="Times New Roman" w:hAnsi="Cambria" w:cstheme="minorHAnsi"/>
          <w:sz w:val="24"/>
          <w:szCs w:val="24"/>
          <w:highlight w:val="yellow"/>
        </w:rPr>
        <w:t xml:space="preserve">as published in </w:t>
      </w:r>
      <w:r w:rsidR="001F2CE5" w:rsidRPr="008A021A">
        <w:rPr>
          <w:rFonts w:ascii="Cambria" w:eastAsia="Times New Roman" w:hAnsi="Cambria" w:cstheme="minorHAnsi"/>
          <w:sz w:val="24"/>
          <w:szCs w:val="24"/>
          <w:highlight w:val="yellow"/>
        </w:rPr>
        <w:t>the 2019</w:t>
      </w:r>
      <w:r w:rsidR="009476D1" w:rsidRPr="008A021A">
        <w:rPr>
          <w:rFonts w:ascii="Cambria" w:eastAsia="Times New Roman" w:hAnsi="Cambria" w:cstheme="minorHAnsi"/>
          <w:sz w:val="24"/>
          <w:szCs w:val="24"/>
          <w:highlight w:val="yellow"/>
        </w:rPr>
        <w:t xml:space="preserve"> and 2022</w:t>
      </w:r>
      <w:r w:rsidR="001F2CE5" w:rsidRPr="008A021A">
        <w:rPr>
          <w:rFonts w:ascii="Cambria" w:eastAsia="Times New Roman" w:hAnsi="Cambria" w:cstheme="minorHAnsi"/>
          <w:sz w:val="24"/>
          <w:szCs w:val="24"/>
          <w:highlight w:val="yellow"/>
        </w:rPr>
        <w:t xml:space="preserve"> vintages)</w:t>
      </w:r>
      <w:r w:rsidRPr="008A021A">
        <w:rPr>
          <w:rFonts w:ascii="Cambria" w:eastAsia="Times New Roman" w:hAnsi="Cambria" w:cstheme="minorHAnsi"/>
          <w:sz w:val="24"/>
          <w:szCs w:val="24"/>
        </w:rPr>
        <w:t xml:space="preserve">.  </w:t>
      </w:r>
      <w:r w:rsidR="007E2766" w:rsidRPr="008A021A">
        <w:rPr>
          <w:rFonts w:ascii="Cambria" w:eastAsia="Times New Roman" w:hAnsi="Cambria" w:cstheme="minorHAnsi"/>
          <w:sz w:val="24"/>
          <w:szCs w:val="24"/>
        </w:rPr>
        <w:t>These data are</w:t>
      </w:r>
      <w:r w:rsidR="00731E20" w:rsidRPr="008A021A">
        <w:rPr>
          <w:rFonts w:ascii="Cambria" w:eastAsia="Times New Roman" w:hAnsi="Cambria" w:cstheme="minorHAnsi"/>
          <w:sz w:val="24"/>
          <w:szCs w:val="24"/>
        </w:rPr>
        <w:t xml:space="preserve"> published annually by the Census Bureau to aid </w:t>
      </w:r>
      <w:r w:rsidR="004B255D" w:rsidRPr="008A021A">
        <w:rPr>
          <w:rFonts w:ascii="Cambria" w:eastAsia="Times New Roman" w:hAnsi="Cambria" w:cstheme="minorHAnsi"/>
          <w:sz w:val="24"/>
          <w:szCs w:val="24"/>
        </w:rPr>
        <w:t xml:space="preserve">federal agency planning and allocations in the years </w:t>
      </w:r>
      <w:r w:rsidR="00270FDF" w:rsidRPr="008A021A">
        <w:rPr>
          <w:rFonts w:ascii="Cambria" w:eastAsia="Times New Roman" w:hAnsi="Cambria" w:cstheme="minorHAnsi"/>
          <w:sz w:val="24"/>
          <w:szCs w:val="24"/>
        </w:rPr>
        <w:t>in between the decennial census</w:t>
      </w:r>
      <w:r w:rsidR="002D7002" w:rsidRPr="008A021A">
        <w:rPr>
          <w:rFonts w:ascii="Cambria" w:eastAsia="Times New Roman" w:hAnsi="Cambria" w:cstheme="minorHAnsi"/>
          <w:sz w:val="24"/>
          <w:szCs w:val="24"/>
        </w:rPr>
        <w:t xml:space="preserve">, and </w:t>
      </w:r>
      <w:r w:rsidR="00C51C1D" w:rsidRPr="008A021A">
        <w:rPr>
          <w:rFonts w:ascii="Cambria" w:eastAsia="Times New Roman" w:hAnsi="Cambria" w:cstheme="minorHAnsi"/>
          <w:sz w:val="24"/>
          <w:szCs w:val="24"/>
        </w:rPr>
        <w:t>are updated with each ‘vintage’ to reflect the latest improvements in data collection and statistical methodology.</w:t>
      </w:r>
      <w:r w:rsidR="00D33CA5" w:rsidRPr="008A021A">
        <w:rPr>
          <w:rFonts w:ascii="Cambria" w:eastAsia="Times New Roman" w:hAnsi="Cambria" w:cstheme="minorHAnsi"/>
          <w:sz w:val="24"/>
          <w:szCs w:val="24"/>
        </w:rPr>
        <w:t xml:space="preserve">  </w:t>
      </w:r>
      <w:del w:id="212" w:author="Tyler Frankenberg" w:date="2023-04-05T21:04:00Z">
        <w:r w:rsidR="00D33CA5" w:rsidRPr="008A021A" w:rsidDel="00CD17F7">
          <w:rPr>
            <w:rFonts w:ascii="Cambria" w:eastAsia="Times New Roman" w:hAnsi="Cambria" w:cstheme="minorHAnsi"/>
            <w:sz w:val="24"/>
            <w:szCs w:val="24"/>
          </w:rPr>
          <w:delText xml:space="preserve">We’re </w:delText>
        </w:r>
      </w:del>
      <w:ins w:id="213" w:author="Tyler Frankenberg" w:date="2023-04-05T21:04:00Z">
        <w:r w:rsidR="00CD17F7">
          <w:rPr>
            <w:rFonts w:ascii="Cambria" w:eastAsia="Times New Roman" w:hAnsi="Cambria" w:cstheme="minorHAnsi"/>
            <w:sz w:val="24"/>
            <w:szCs w:val="24"/>
          </w:rPr>
          <w:t>I’m</w:t>
        </w:r>
        <w:r w:rsidR="00CD17F7" w:rsidRPr="008A021A">
          <w:rPr>
            <w:rFonts w:ascii="Cambria" w:eastAsia="Times New Roman" w:hAnsi="Cambria" w:cstheme="minorHAnsi"/>
            <w:sz w:val="24"/>
            <w:szCs w:val="24"/>
          </w:rPr>
          <w:t xml:space="preserve"> </w:t>
        </w:r>
      </w:ins>
      <w:r w:rsidR="00D33CA5" w:rsidRPr="008A021A">
        <w:rPr>
          <w:rFonts w:ascii="Cambria" w:eastAsia="Times New Roman" w:hAnsi="Cambria" w:cstheme="minorHAnsi"/>
          <w:sz w:val="24"/>
          <w:szCs w:val="24"/>
        </w:rPr>
        <w:t xml:space="preserve">primarily concerned in </w:t>
      </w:r>
      <w:del w:id="214" w:author="Tyler Frankenberg" w:date="2023-04-05T21:04:00Z">
        <w:r w:rsidR="00D33CA5" w:rsidRPr="008A021A" w:rsidDel="00CD17F7">
          <w:rPr>
            <w:rFonts w:ascii="Cambria" w:eastAsia="Times New Roman" w:hAnsi="Cambria" w:cstheme="minorHAnsi"/>
            <w:sz w:val="24"/>
            <w:szCs w:val="24"/>
          </w:rPr>
          <w:delText xml:space="preserve">our </w:delText>
        </w:r>
      </w:del>
      <w:ins w:id="215" w:author="Tyler Frankenberg" w:date="2023-04-05T21:04:00Z">
        <w:r w:rsidR="00CD17F7">
          <w:rPr>
            <w:rFonts w:ascii="Cambria" w:eastAsia="Times New Roman" w:hAnsi="Cambria" w:cstheme="minorHAnsi"/>
            <w:sz w:val="24"/>
            <w:szCs w:val="24"/>
          </w:rPr>
          <w:t>this</w:t>
        </w:r>
        <w:r w:rsidR="00CD17F7" w:rsidRPr="008A021A">
          <w:rPr>
            <w:rFonts w:ascii="Cambria" w:eastAsia="Times New Roman" w:hAnsi="Cambria" w:cstheme="minorHAnsi"/>
            <w:sz w:val="24"/>
            <w:szCs w:val="24"/>
          </w:rPr>
          <w:t xml:space="preserve"> </w:t>
        </w:r>
      </w:ins>
      <w:r w:rsidR="00D33CA5" w:rsidRPr="008A021A">
        <w:rPr>
          <w:rFonts w:ascii="Cambria" w:eastAsia="Times New Roman" w:hAnsi="Cambria" w:cstheme="minorHAnsi"/>
          <w:sz w:val="24"/>
          <w:szCs w:val="24"/>
        </w:rPr>
        <w:t xml:space="preserve">analysis with the county-level total population </w:t>
      </w:r>
      <w:proofErr w:type="gramStart"/>
      <w:r w:rsidR="00D33CA5" w:rsidRPr="008A021A">
        <w:rPr>
          <w:rFonts w:ascii="Cambria" w:eastAsia="Times New Roman" w:hAnsi="Cambria" w:cstheme="minorHAnsi"/>
          <w:sz w:val="24"/>
          <w:szCs w:val="24"/>
        </w:rPr>
        <w:t>estimate</w:t>
      </w:r>
      <w:proofErr w:type="gramEnd"/>
      <w:r w:rsidR="00D33CA5" w:rsidRPr="008A021A">
        <w:rPr>
          <w:rFonts w:ascii="Cambria" w:eastAsia="Times New Roman" w:hAnsi="Cambria" w:cstheme="minorHAnsi"/>
          <w:sz w:val="24"/>
          <w:szCs w:val="24"/>
        </w:rPr>
        <w:t xml:space="preserve"> </w:t>
      </w:r>
      <w:r w:rsidR="00AA41E4" w:rsidRPr="008A021A">
        <w:rPr>
          <w:rFonts w:ascii="Cambria" w:eastAsia="Times New Roman" w:hAnsi="Cambria" w:cstheme="minorHAnsi"/>
          <w:sz w:val="24"/>
          <w:szCs w:val="24"/>
        </w:rPr>
        <w:t>and count of net domestic migrants, but the dataset also include</w:t>
      </w:r>
      <w:r w:rsidR="00FF1CAC" w:rsidRPr="008A021A">
        <w:rPr>
          <w:rFonts w:ascii="Cambria" w:eastAsia="Times New Roman" w:hAnsi="Cambria" w:cstheme="minorHAnsi"/>
          <w:sz w:val="24"/>
          <w:szCs w:val="24"/>
        </w:rPr>
        <w:t>s births, deaths, and count of net international migrants.</w:t>
      </w:r>
    </w:p>
    <w:p w14:paraId="664E9731" w14:textId="12804303" w:rsidR="00266C6A" w:rsidRDefault="00266C6A" w:rsidP="00EA54A5">
      <w:pPr>
        <w:pStyle w:val="NoSpacing"/>
        <w:ind w:firstLine="360"/>
        <w:rPr>
          <w:ins w:id="216" w:author="Tyler Frankenberg" w:date="2023-04-05T22:30:00Z"/>
          <w:rFonts w:ascii="Cambria" w:eastAsia="Times New Roman" w:hAnsi="Cambria" w:cstheme="minorHAnsi"/>
          <w:b/>
          <w:bCs/>
          <w:sz w:val="24"/>
          <w:szCs w:val="24"/>
        </w:rPr>
        <w:pPrChange w:id="217" w:author="Tyler Frankenberg" w:date="2023-04-05T22:32:00Z">
          <w:pPr>
            <w:pStyle w:val="NoSpacing"/>
          </w:pPr>
        </w:pPrChange>
      </w:pPr>
      <w:ins w:id="218" w:author="Tyler Frankenberg" w:date="2023-04-05T22:28:00Z">
        <w:r>
          <w:rPr>
            <w:rFonts w:ascii="Cambria" w:eastAsia="Times New Roman" w:hAnsi="Cambria" w:cstheme="minorHAnsi"/>
            <w:sz w:val="24"/>
            <w:szCs w:val="24"/>
          </w:rPr>
          <w:t xml:space="preserve">The percent net population change through domestic in-migration for a given </w:t>
        </w:r>
      </w:ins>
      <w:ins w:id="219" w:author="Tyler Frankenberg" w:date="2023-04-05T22:29:00Z">
        <w:r>
          <w:rPr>
            <w:rFonts w:ascii="Cambria" w:eastAsia="Times New Roman" w:hAnsi="Cambria" w:cstheme="minorHAnsi"/>
            <w:sz w:val="24"/>
            <w:szCs w:val="24"/>
          </w:rPr>
          <w:t xml:space="preserve">county is calculated by taking the sum of </w:t>
        </w:r>
        <w:r>
          <w:rPr>
            <w:rFonts w:ascii="Cambria" w:eastAsia="Times New Roman" w:hAnsi="Cambria" w:cstheme="minorHAnsi"/>
            <w:b/>
            <w:bCs/>
            <w:sz w:val="24"/>
            <w:szCs w:val="24"/>
          </w:rPr>
          <w:t xml:space="preserve">domestic migrants </w:t>
        </w:r>
        <w:r>
          <w:rPr>
            <w:rFonts w:ascii="Cambria" w:eastAsia="Times New Roman" w:hAnsi="Cambria" w:cstheme="minorHAnsi"/>
            <w:sz w:val="24"/>
            <w:szCs w:val="24"/>
          </w:rPr>
          <w:t xml:space="preserve">over the years 2011-2019, and </w:t>
        </w:r>
      </w:ins>
      <w:ins w:id="220" w:author="Tyler Frankenberg" w:date="2023-04-05T22:30:00Z">
        <w:r>
          <w:rPr>
            <w:rFonts w:ascii="Cambria" w:eastAsia="Times New Roman" w:hAnsi="Cambria" w:cstheme="minorHAnsi"/>
            <w:sz w:val="24"/>
            <w:szCs w:val="24"/>
          </w:rPr>
          <w:t>dividing by the starting (</w:t>
        </w:r>
        <w:proofErr w:type="gramStart"/>
        <w:r>
          <w:rPr>
            <w:rFonts w:ascii="Cambria" w:eastAsia="Times New Roman" w:hAnsi="Cambria" w:cstheme="minorHAnsi"/>
            <w:sz w:val="24"/>
            <w:szCs w:val="24"/>
          </w:rPr>
          <w:t>i.e.</w:t>
        </w:r>
        <w:proofErr w:type="gramEnd"/>
        <w:r>
          <w:rPr>
            <w:rFonts w:ascii="Cambria" w:eastAsia="Times New Roman" w:hAnsi="Cambria" w:cstheme="minorHAnsi"/>
            <w:sz w:val="24"/>
            <w:szCs w:val="24"/>
          </w:rPr>
          <w:t xml:space="preserve"> 2011) </w:t>
        </w:r>
        <w:r>
          <w:rPr>
            <w:rFonts w:ascii="Cambria" w:eastAsia="Times New Roman" w:hAnsi="Cambria" w:cstheme="minorHAnsi"/>
            <w:b/>
            <w:bCs/>
            <w:sz w:val="24"/>
            <w:szCs w:val="24"/>
          </w:rPr>
          <w:t>population estimate:</w:t>
        </w:r>
      </w:ins>
    </w:p>
    <w:p w14:paraId="5D979278" w14:textId="77777777" w:rsidR="00266C6A" w:rsidRPr="00266C6A" w:rsidRDefault="00266C6A" w:rsidP="00266C6A">
      <w:pPr>
        <w:pStyle w:val="NoSpacing"/>
        <w:rPr>
          <w:ins w:id="221" w:author="Tyler Frankenberg" w:date="2023-04-05T22:11:00Z"/>
          <w:rFonts w:ascii="Cambria" w:eastAsia="Times New Roman" w:hAnsi="Cambria" w:cstheme="minorHAnsi"/>
          <w:b/>
          <w:bCs/>
          <w:sz w:val="24"/>
          <w:szCs w:val="24"/>
          <w:rPrChange w:id="222" w:author="Tyler Frankenberg" w:date="2023-04-05T22:30:00Z">
            <w:rPr>
              <w:ins w:id="223" w:author="Tyler Frankenberg" w:date="2023-04-05T22:11:00Z"/>
              <w:rFonts w:ascii="Cambria" w:eastAsia="Times New Roman" w:hAnsi="Cambria" w:cstheme="minorHAnsi"/>
              <w:sz w:val="24"/>
              <w:szCs w:val="24"/>
            </w:rPr>
          </w:rPrChange>
        </w:rPr>
        <w:pPrChange w:id="224" w:author="Tyler Frankenberg" w:date="2023-04-05T22:28:00Z">
          <w:pPr>
            <w:pStyle w:val="NoSpacing"/>
            <w:ind w:firstLine="360"/>
          </w:pPr>
        </w:pPrChange>
      </w:pPr>
    </w:p>
    <w:p w14:paraId="1C90A3D6" w14:textId="55CFD5B5" w:rsidR="00266C6A" w:rsidRDefault="00266C6A" w:rsidP="00266C6A">
      <w:pPr>
        <w:pStyle w:val="NoSpacing"/>
        <w:ind w:firstLine="360"/>
        <w:jc w:val="center"/>
        <w:rPr>
          <w:ins w:id="225" w:author="Tyler Frankenberg" w:date="2023-04-05T22:31:00Z"/>
          <w:rFonts w:ascii="Cambria" w:eastAsia="Times New Roman" w:hAnsi="Cambria" w:cstheme="minorHAnsi"/>
          <w:sz w:val="24"/>
          <w:szCs w:val="24"/>
        </w:rPr>
      </w:pPr>
      <w:ins w:id="226" w:author="Tyler Frankenberg" w:date="2023-04-05T22:28:00Z">
        <w:r w:rsidRPr="00266C6A">
          <w:rPr>
            <w:rFonts w:ascii="Cambria" w:eastAsia="Times New Roman" w:hAnsi="Cambria" w:cstheme="minorHAnsi"/>
            <w:sz w:val="24"/>
            <w:szCs w:val="24"/>
          </w:rPr>
          <w:drawing>
            <wp:inline distT="0" distB="0" distL="0" distR="0" wp14:anchorId="4B2EDEDC" wp14:editId="0DDA0CB1">
              <wp:extent cx="4295775" cy="88180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4331126" cy="889064"/>
                      </a:xfrm>
                      <a:prstGeom prst="rect">
                        <a:avLst/>
                      </a:prstGeom>
                    </pic:spPr>
                  </pic:pic>
                </a:graphicData>
              </a:graphic>
            </wp:inline>
          </w:drawing>
        </w:r>
      </w:ins>
    </w:p>
    <w:p w14:paraId="21465FB1" w14:textId="3295BD7B" w:rsidR="00266C6A" w:rsidRDefault="00266C6A" w:rsidP="00266C6A">
      <w:pPr>
        <w:pStyle w:val="NoSpacing"/>
        <w:rPr>
          <w:ins w:id="227" w:author="Tyler Frankenberg" w:date="2023-04-05T22:31:00Z"/>
          <w:rFonts w:ascii="Cambria" w:eastAsia="Times New Roman" w:hAnsi="Cambria" w:cstheme="minorHAnsi"/>
          <w:sz w:val="24"/>
          <w:szCs w:val="24"/>
        </w:rPr>
      </w:pPr>
    </w:p>
    <w:p w14:paraId="6A2AD1F5" w14:textId="37E86CF4" w:rsidR="00EA54A5" w:rsidRDefault="00266C6A" w:rsidP="00EA54A5">
      <w:pPr>
        <w:pStyle w:val="NoSpacing"/>
        <w:ind w:firstLine="360"/>
        <w:rPr>
          <w:ins w:id="228" w:author="Tyler Frankenberg" w:date="2023-04-05T22:11:00Z"/>
          <w:rFonts w:ascii="Cambria" w:eastAsia="Times New Roman" w:hAnsi="Cambria" w:cstheme="minorHAnsi"/>
          <w:sz w:val="24"/>
          <w:szCs w:val="24"/>
        </w:rPr>
      </w:pPr>
      <w:ins w:id="229" w:author="Tyler Frankenberg" w:date="2023-04-05T22:31:00Z">
        <w:r>
          <w:rPr>
            <w:rFonts w:ascii="Cambria" w:eastAsia="Times New Roman" w:hAnsi="Cambria" w:cstheme="minorHAnsi"/>
            <w:sz w:val="24"/>
            <w:szCs w:val="24"/>
          </w:rPr>
          <w:t xml:space="preserve">For </w:t>
        </w:r>
      </w:ins>
      <w:ins w:id="230" w:author="Tyler Frankenberg" w:date="2023-04-05T22:33:00Z">
        <w:r w:rsidR="00EA54A5">
          <w:rPr>
            <w:rFonts w:ascii="Cambria" w:eastAsia="Times New Roman" w:hAnsi="Cambria" w:cstheme="minorHAnsi"/>
            <w:sz w:val="24"/>
            <w:szCs w:val="24"/>
          </w:rPr>
          <w:t xml:space="preserve">the 2416 </w:t>
        </w:r>
      </w:ins>
      <w:ins w:id="231" w:author="Tyler Frankenberg" w:date="2023-04-05T22:31:00Z">
        <w:r>
          <w:rPr>
            <w:rFonts w:ascii="Cambria" w:eastAsia="Times New Roman" w:hAnsi="Cambria" w:cstheme="minorHAnsi"/>
            <w:sz w:val="24"/>
            <w:szCs w:val="24"/>
          </w:rPr>
          <w:t>US counties</w:t>
        </w:r>
      </w:ins>
      <w:ins w:id="232" w:author="Tyler Frankenberg" w:date="2023-04-05T22:33:00Z">
        <w:r w:rsidR="00EA54A5">
          <w:rPr>
            <w:rFonts w:ascii="Cambria" w:eastAsia="Times New Roman" w:hAnsi="Cambria" w:cstheme="minorHAnsi"/>
            <w:sz w:val="24"/>
            <w:szCs w:val="24"/>
          </w:rPr>
          <w:t xml:space="preserve"> examined</w:t>
        </w:r>
      </w:ins>
      <w:ins w:id="233" w:author="Tyler Frankenberg" w:date="2023-04-05T22:31:00Z">
        <w:r>
          <w:rPr>
            <w:rFonts w:ascii="Cambria" w:eastAsia="Times New Roman" w:hAnsi="Cambria" w:cstheme="minorHAnsi"/>
            <w:sz w:val="24"/>
            <w:szCs w:val="24"/>
          </w:rPr>
          <w:t xml:space="preserve"> over this</w:t>
        </w:r>
      </w:ins>
      <w:ins w:id="234" w:author="Tyler Frankenberg" w:date="2023-04-05T22:32:00Z">
        <w:r w:rsidR="00EA54A5">
          <w:rPr>
            <w:rFonts w:ascii="Cambria" w:eastAsia="Times New Roman" w:hAnsi="Cambria" w:cstheme="minorHAnsi"/>
            <w:sz w:val="24"/>
            <w:szCs w:val="24"/>
          </w:rPr>
          <w:t xml:space="preserve"> </w:t>
        </w:r>
        <w:proofErr w:type="gramStart"/>
        <w:r w:rsidR="00EA54A5">
          <w:rPr>
            <w:rFonts w:ascii="Cambria" w:eastAsia="Times New Roman" w:hAnsi="Cambria" w:cstheme="minorHAnsi"/>
            <w:sz w:val="24"/>
            <w:szCs w:val="24"/>
          </w:rPr>
          <w:t>time</w:t>
        </w:r>
      </w:ins>
      <w:ins w:id="235" w:author="Tyler Frankenberg" w:date="2023-04-05T22:31:00Z">
        <w:r>
          <w:rPr>
            <w:rFonts w:ascii="Cambria" w:eastAsia="Times New Roman" w:hAnsi="Cambria" w:cstheme="minorHAnsi"/>
            <w:sz w:val="24"/>
            <w:szCs w:val="24"/>
          </w:rPr>
          <w:t xml:space="preserve"> period</w:t>
        </w:r>
        <w:proofErr w:type="gramEnd"/>
        <w:r>
          <w:rPr>
            <w:rFonts w:ascii="Cambria" w:eastAsia="Times New Roman" w:hAnsi="Cambria" w:cstheme="minorHAnsi"/>
            <w:sz w:val="24"/>
            <w:szCs w:val="24"/>
          </w:rPr>
          <w:t>, th</w:t>
        </w:r>
        <w:r w:rsidR="00EA54A5">
          <w:rPr>
            <w:rFonts w:ascii="Cambria" w:eastAsia="Times New Roman" w:hAnsi="Cambria" w:cstheme="minorHAnsi"/>
            <w:sz w:val="24"/>
            <w:szCs w:val="24"/>
          </w:rPr>
          <w:t xml:space="preserve">is dependent variable </w:t>
        </w:r>
      </w:ins>
      <w:ins w:id="236" w:author="Tyler Frankenberg" w:date="2023-04-05T22:35:00Z">
        <w:r w:rsidR="00EA54A5">
          <w:rPr>
            <w:rFonts w:ascii="Cambria" w:eastAsia="Times New Roman" w:hAnsi="Cambria" w:cstheme="minorHAnsi"/>
            <w:sz w:val="24"/>
            <w:szCs w:val="24"/>
          </w:rPr>
          <w:t xml:space="preserve">ranges from a minimum of -0.1837 to a max at 0.6501.  The </w:t>
        </w:r>
      </w:ins>
      <w:ins w:id="237" w:author="Tyler Frankenberg" w:date="2023-04-05T22:36:00Z">
        <w:r w:rsidR="00EA54A5">
          <w:rPr>
            <w:rFonts w:ascii="Cambria" w:eastAsia="Times New Roman" w:hAnsi="Cambria" w:cstheme="minorHAnsi"/>
            <w:sz w:val="24"/>
            <w:szCs w:val="24"/>
          </w:rPr>
          <w:t xml:space="preserve">histogram </w:t>
        </w:r>
      </w:ins>
      <w:ins w:id="238" w:author="Tyler Frankenberg" w:date="2023-04-05T22:31:00Z">
        <w:r w:rsidR="00EA54A5">
          <w:rPr>
            <w:rFonts w:ascii="Cambria" w:eastAsia="Times New Roman" w:hAnsi="Cambria" w:cstheme="minorHAnsi"/>
            <w:sz w:val="24"/>
            <w:szCs w:val="24"/>
          </w:rPr>
          <w:t xml:space="preserve">approximates a normal distribution </w:t>
        </w:r>
      </w:ins>
      <w:ins w:id="239" w:author="Tyler Frankenberg" w:date="2023-04-05T22:32:00Z">
        <w:r w:rsidR="00EA54A5">
          <w:rPr>
            <w:rFonts w:ascii="Cambria" w:eastAsia="Times New Roman" w:hAnsi="Cambria" w:cstheme="minorHAnsi"/>
            <w:sz w:val="24"/>
            <w:szCs w:val="24"/>
          </w:rPr>
          <w:t>centered at net</w:t>
        </w:r>
      </w:ins>
      <w:ins w:id="240" w:author="Tyler Frankenberg" w:date="2023-04-05T22:36:00Z">
        <w:r w:rsidR="00EA54A5">
          <w:rPr>
            <w:rFonts w:ascii="Cambria" w:eastAsia="Times New Roman" w:hAnsi="Cambria" w:cstheme="minorHAnsi"/>
            <w:sz w:val="24"/>
            <w:szCs w:val="24"/>
          </w:rPr>
          <w:t>-</w:t>
        </w:r>
      </w:ins>
      <w:proofErr w:type="gramStart"/>
      <w:ins w:id="241" w:author="Tyler Frankenberg" w:date="2023-04-05T22:32:00Z">
        <w:r w:rsidR="00EA54A5">
          <w:rPr>
            <w:rFonts w:ascii="Cambria" w:eastAsia="Times New Roman" w:hAnsi="Cambria" w:cstheme="minorHAnsi"/>
            <w:sz w:val="24"/>
            <w:szCs w:val="24"/>
          </w:rPr>
          <w:t>zero</w:t>
        </w:r>
      </w:ins>
      <w:ins w:id="242" w:author="Tyler Frankenberg" w:date="2023-04-05T22:36:00Z">
        <w:r w:rsidR="00EA54A5">
          <w:rPr>
            <w:rFonts w:ascii="Cambria" w:eastAsia="Times New Roman" w:hAnsi="Cambria" w:cstheme="minorHAnsi"/>
            <w:sz w:val="24"/>
            <w:szCs w:val="24"/>
          </w:rPr>
          <w:t>-</w:t>
        </w:r>
      </w:ins>
      <w:ins w:id="243" w:author="Tyler Frankenberg" w:date="2023-04-05T22:32:00Z">
        <w:r w:rsidR="00EA54A5">
          <w:rPr>
            <w:rFonts w:ascii="Cambria" w:eastAsia="Times New Roman" w:hAnsi="Cambria" w:cstheme="minorHAnsi"/>
            <w:sz w:val="24"/>
            <w:szCs w:val="24"/>
          </w:rPr>
          <w:t>percent</w:t>
        </w:r>
        <w:proofErr w:type="gramEnd"/>
        <w:r w:rsidR="00EA54A5">
          <w:rPr>
            <w:rFonts w:ascii="Cambria" w:eastAsia="Times New Roman" w:hAnsi="Cambria" w:cstheme="minorHAnsi"/>
            <w:sz w:val="24"/>
            <w:szCs w:val="24"/>
          </w:rPr>
          <w:t xml:space="preserve"> </w:t>
        </w:r>
      </w:ins>
      <w:ins w:id="244" w:author="Tyler Frankenberg" w:date="2023-04-05T22:36:00Z">
        <w:r w:rsidR="00EA54A5">
          <w:rPr>
            <w:rFonts w:ascii="Cambria" w:eastAsia="Times New Roman" w:hAnsi="Cambria" w:cstheme="minorHAnsi"/>
            <w:sz w:val="24"/>
            <w:szCs w:val="24"/>
          </w:rPr>
          <w:t xml:space="preserve">in </w:t>
        </w:r>
      </w:ins>
      <w:ins w:id="245" w:author="Tyler Frankenberg" w:date="2023-04-05T22:32:00Z">
        <w:r w:rsidR="00EA54A5">
          <w:rPr>
            <w:rFonts w:ascii="Cambria" w:eastAsia="Times New Roman" w:hAnsi="Cambria" w:cstheme="minorHAnsi"/>
            <w:sz w:val="24"/>
            <w:szCs w:val="24"/>
          </w:rPr>
          <w:t>migration</w:t>
        </w:r>
      </w:ins>
      <w:ins w:id="246" w:author="Tyler Frankenberg" w:date="2023-04-05T22:36:00Z">
        <w:r w:rsidR="00EA54A5">
          <w:rPr>
            <w:rFonts w:ascii="Cambria" w:eastAsia="Times New Roman" w:hAnsi="Cambria" w:cstheme="minorHAnsi"/>
            <w:sz w:val="24"/>
            <w:szCs w:val="24"/>
          </w:rPr>
          <w:t xml:space="preserve">, </w:t>
        </w:r>
      </w:ins>
      <w:ins w:id="247" w:author="Tyler Frankenberg" w:date="2023-04-05T22:31:00Z">
        <w:r w:rsidR="00EA54A5">
          <w:rPr>
            <w:rFonts w:ascii="Cambria" w:eastAsia="Times New Roman" w:hAnsi="Cambria" w:cstheme="minorHAnsi"/>
            <w:sz w:val="24"/>
            <w:szCs w:val="24"/>
          </w:rPr>
          <w:t xml:space="preserve">with a </w:t>
        </w:r>
      </w:ins>
      <w:ins w:id="248" w:author="Tyler Frankenberg" w:date="2023-04-05T22:36:00Z">
        <w:r w:rsidR="00EA54A5">
          <w:rPr>
            <w:rFonts w:ascii="Cambria" w:eastAsia="Times New Roman" w:hAnsi="Cambria" w:cstheme="minorHAnsi"/>
            <w:sz w:val="24"/>
            <w:szCs w:val="24"/>
          </w:rPr>
          <w:t xml:space="preserve">noticeable </w:t>
        </w:r>
      </w:ins>
      <w:ins w:id="249" w:author="Tyler Frankenberg" w:date="2023-04-05T22:31:00Z">
        <w:r w:rsidR="00EA54A5">
          <w:rPr>
            <w:rFonts w:ascii="Cambria" w:eastAsia="Times New Roman" w:hAnsi="Cambria" w:cstheme="minorHAnsi"/>
            <w:sz w:val="24"/>
            <w:szCs w:val="24"/>
          </w:rPr>
          <w:t>rightward ske</w:t>
        </w:r>
      </w:ins>
      <w:ins w:id="250" w:author="Tyler Frankenberg" w:date="2023-04-05T22:36:00Z">
        <w:r w:rsidR="00EA54A5">
          <w:rPr>
            <w:rFonts w:ascii="Cambria" w:eastAsia="Times New Roman" w:hAnsi="Cambria" w:cstheme="minorHAnsi"/>
            <w:sz w:val="24"/>
            <w:szCs w:val="24"/>
          </w:rPr>
          <w:t>w that appears most prominent beyond the interquartile</w:t>
        </w:r>
      </w:ins>
      <w:ins w:id="251" w:author="Tyler Frankenberg" w:date="2023-04-05T22:37:00Z">
        <w:r w:rsidR="00EA54A5">
          <w:rPr>
            <w:rFonts w:ascii="Cambria" w:eastAsia="Times New Roman" w:hAnsi="Cambria" w:cstheme="minorHAnsi"/>
            <w:sz w:val="24"/>
            <w:szCs w:val="24"/>
          </w:rPr>
          <w:t xml:space="preserve"> range.  The mean is very close to the median, </w:t>
        </w:r>
      </w:ins>
      <w:ins w:id="252" w:author="Tyler Frankenberg" w:date="2023-04-05T22:38:00Z">
        <w:r w:rsidR="00EA54A5">
          <w:rPr>
            <w:rFonts w:ascii="Cambria" w:eastAsia="Times New Roman" w:hAnsi="Cambria" w:cstheme="minorHAnsi"/>
            <w:sz w:val="24"/>
            <w:szCs w:val="24"/>
          </w:rPr>
          <w:t>suggesting it is not overly influenced by</w:t>
        </w:r>
      </w:ins>
      <w:ins w:id="253" w:author="Tyler Frankenberg" w:date="2023-04-05T22:39:00Z">
        <w:r w:rsidR="00EA54A5">
          <w:rPr>
            <w:rFonts w:ascii="Cambria" w:eastAsia="Times New Roman" w:hAnsi="Cambria" w:cstheme="minorHAnsi"/>
            <w:sz w:val="24"/>
            <w:szCs w:val="24"/>
          </w:rPr>
          <w:t xml:space="preserve"> the rightward skew.</w:t>
        </w:r>
      </w:ins>
    </w:p>
    <w:p w14:paraId="30E08CA9" w14:textId="6E9FA211" w:rsidR="00546238" w:rsidRDefault="00546238" w:rsidP="00C51C1D">
      <w:pPr>
        <w:pStyle w:val="NoSpacing"/>
        <w:ind w:firstLine="360"/>
        <w:rPr>
          <w:ins w:id="254" w:author="Tyler Frankenberg" w:date="2023-04-05T22:11:00Z"/>
          <w:rFonts w:ascii="Cambria" w:eastAsia="Times New Roman" w:hAnsi="Cambria" w:cstheme="minorHAnsi"/>
          <w:sz w:val="24"/>
          <w:szCs w:val="24"/>
        </w:rPr>
      </w:pPr>
    </w:p>
    <w:p w14:paraId="7D195571" w14:textId="4DBC872D" w:rsidR="00546238" w:rsidRDefault="00546238" w:rsidP="00EA54A5">
      <w:pPr>
        <w:pStyle w:val="NoSpacing"/>
        <w:rPr>
          <w:ins w:id="255" w:author="Tyler Frankenberg" w:date="2023-04-05T22:11:00Z"/>
          <w:rFonts w:ascii="Cambria" w:eastAsia="Times New Roman" w:hAnsi="Cambria" w:cstheme="minorHAnsi"/>
          <w:sz w:val="24"/>
          <w:szCs w:val="24"/>
        </w:rPr>
      </w:pPr>
      <w:ins w:id="256" w:author="Tyler Frankenberg" w:date="2023-04-05T22:11:00Z">
        <w:r w:rsidRPr="00546238">
          <w:rPr>
            <w:rFonts w:ascii="Cambria" w:eastAsia="Times New Roman" w:hAnsi="Cambria" w:cstheme="minorHAnsi"/>
            <w:sz w:val="24"/>
            <w:szCs w:val="24"/>
          </w:rPr>
          <w:drawing>
            <wp:inline distT="0" distB="0" distL="0" distR="0" wp14:anchorId="4D6B4E3A" wp14:editId="4C1BC32E">
              <wp:extent cx="4143375" cy="2611743"/>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0"/>
                      <a:stretch>
                        <a:fillRect/>
                      </a:stretch>
                    </pic:blipFill>
                    <pic:spPr>
                      <a:xfrm>
                        <a:off x="0" y="0"/>
                        <a:ext cx="4175378" cy="2631916"/>
                      </a:xfrm>
                      <a:prstGeom prst="rect">
                        <a:avLst/>
                      </a:prstGeom>
                    </pic:spPr>
                  </pic:pic>
                </a:graphicData>
              </a:graphic>
            </wp:inline>
          </w:drawing>
        </w:r>
      </w:ins>
      <w:ins w:id="257" w:author="Tyler Frankenberg" w:date="2023-04-05T22:33:00Z">
        <w:r w:rsidR="00EA54A5" w:rsidRPr="00EA54A5">
          <w:rPr>
            <w:noProof/>
          </w:rPr>
          <w:t xml:space="preserve"> </w:t>
        </w:r>
        <w:r w:rsidR="00EA54A5" w:rsidRPr="00EA54A5">
          <w:rPr>
            <w:rFonts w:ascii="Cambria" w:eastAsia="Times New Roman" w:hAnsi="Cambria" w:cstheme="minorHAnsi"/>
            <w:sz w:val="24"/>
            <w:szCs w:val="24"/>
          </w:rPr>
          <w:drawing>
            <wp:inline distT="0" distB="0" distL="0" distR="0" wp14:anchorId="145196AD" wp14:editId="190E1EB3">
              <wp:extent cx="1743318" cy="1571844"/>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1"/>
                      <a:stretch>
                        <a:fillRect/>
                      </a:stretch>
                    </pic:blipFill>
                    <pic:spPr>
                      <a:xfrm>
                        <a:off x="0" y="0"/>
                        <a:ext cx="1743318" cy="1571844"/>
                      </a:xfrm>
                      <a:prstGeom prst="rect">
                        <a:avLst/>
                      </a:prstGeom>
                    </pic:spPr>
                  </pic:pic>
                </a:graphicData>
              </a:graphic>
            </wp:inline>
          </w:drawing>
        </w:r>
      </w:ins>
    </w:p>
    <w:p w14:paraId="67A961B2" w14:textId="49CAD9C7" w:rsidR="00546238" w:rsidRDefault="00546238" w:rsidP="00546238">
      <w:pPr>
        <w:pStyle w:val="NoSpacing"/>
        <w:rPr>
          <w:ins w:id="258" w:author="Tyler Frankenberg" w:date="2023-04-05T22:11:00Z"/>
          <w:rFonts w:ascii="Cambria" w:eastAsia="Times New Roman" w:hAnsi="Cambria" w:cstheme="minorHAnsi"/>
          <w:sz w:val="24"/>
          <w:szCs w:val="24"/>
        </w:rPr>
      </w:pPr>
    </w:p>
    <w:p w14:paraId="06118F72" w14:textId="77777777" w:rsidR="00546238" w:rsidRPr="008A021A" w:rsidRDefault="00546238" w:rsidP="00546238">
      <w:pPr>
        <w:pStyle w:val="NoSpacing"/>
        <w:rPr>
          <w:rFonts w:ascii="Cambria" w:eastAsia="Times New Roman" w:hAnsi="Cambria" w:cstheme="minorHAnsi"/>
          <w:sz w:val="24"/>
          <w:szCs w:val="24"/>
        </w:rPr>
        <w:pPrChange w:id="259" w:author="Tyler Frankenberg" w:date="2023-04-05T22:11:00Z">
          <w:pPr>
            <w:pStyle w:val="NoSpacing"/>
            <w:ind w:firstLine="360"/>
          </w:pPr>
        </w:pPrChange>
      </w:pPr>
    </w:p>
    <w:p w14:paraId="5FC69DE8" w14:textId="521E502A" w:rsidR="00433204" w:rsidRPr="00F87C7B" w:rsidRDefault="00B837D5" w:rsidP="00CD17F7">
      <w:pPr>
        <w:pStyle w:val="NoSpacing"/>
        <w:rPr>
          <w:rFonts w:ascii="Cambria" w:eastAsia="Times New Roman" w:hAnsi="Cambria" w:cstheme="minorHAnsi"/>
          <w:sz w:val="24"/>
          <w:szCs w:val="24"/>
        </w:rPr>
        <w:pPrChange w:id="260" w:author="Tyler Frankenberg" w:date="2023-04-05T21:12:00Z">
          <w:pPr>
            <w:pStyle w:val="NoSpacing"/>
            <w:ind w:firstLine="360"/>
          </w:pPr>
        </w:pPrChange>
      </w:pPr>
      <w:del w:id="261" w:author="Tyler Frankenberg" w:date="2023-04-05T22:43:00Z">
        <w:r w:rsidRPr="008A021A" w:rsidDel="00AA0AE0">
          <w:rPr>
            <w:rFonts w:ascii="Cambria" w:eastAsia="Times New Roman" w:hAnsi="Cambria" w:cstheme="minorHAnsi"/>
            <w:sz w:val="24"/>
            <w:szCs w:val="24"/>
          </w:rPr>
          <w:delText xml:space="preserve">Because of the </w:delText>
        </w:r>
        <w:r w:rsidR="00F718A3" w:rsidRPr="008A021A" w:rsidDel="00AA0AE0">
          <w:rPr>
            <w:rFonts w:ascii="Cambria" w:eastAsia="Times New Roman" w:hAnsi="Cambria" w:cstheme="minorHAnsi"/>
            <w:sz w:val="24"/>
            <w:szCs w:val="24"/>
          </w:rPr>
          <w:delText xml:space="preserve">diversity of factors influencing county-to-county migration, </w:delText>
        </w:r>
      </w:del>
      <w:del w:id="262" w:author="Tyler Frankenberg" w:date="2023-04-05T21:06:00Z">
        <w:r w:rsidR="00F718A3" w:rsidRPr="008A021A" w:rsidDel="00CD17F7">
          <w:rPr>
            <w:rFonts w:ascii="Cambria" w:eastAsia="Times New Roman" w:hAnsi="Cambria" w:cstheme="minorHAnsi"/>
            <w:sz w:val="24"/>
            <w:szCs w:val="24"/>
          </w:rPr>
          <w:delText xml:space="preserve">we </w:delText>
        </w:r>
      </w:del>
      <w:del w:id="263" w:author="Tyler Frankenberg" w:date="2023-04-05T22:43:00Z">
        <w:r w:rsidR="00F718A3" w:rsidRPr="008A021A" w:rsidDel="00AA0AE0">
          <w:rPr>
            <w:rFonts w:ascii="Cambria" w:eastAsia="Times New Roman" w:hAnsi="Cambria" w:cstheme="minorHAnsi"/>
            <w:sz w:val="24"/>
            <w:szCs w:val="24"/>
          </w:rPr>
          <w:delText xml:space="preserve">bring in a second </w:delText>
        </w:r>
        <w:r w:rsidR="00D95E6B" w:rsidRPr="008A021A" w:rsidDel="00AA0AE0">
          <w:rPr>
            <w:rFonts w:ascii="Cambria" w:eastAsia="Times New Roman" w:hAnsi="Cambria" w:cstheme="minorHAnsi"/>
            <w:sz w:val="24"/>
            <w:szCs w:val="24"/>
          </w:rPr>
          <w:delText>dataset that</w:delText>
        </w:r>
        <w:r w:rsidR="00657999" w:rsidRPr="008A021A" w:rsidDel="00AA0AE0">
          <w:rPr>
            <w:rFonts w:ascii="Cambria" w:eastAsia="Times New Roman" w:hAnsi="Cambria" w:cstheme="minorHAnsi"/>
            <w:sz w:val="24"/>
            <w:szCs w:val="24"/>
          </w:rPr>
          <w:delText xml:space="preserve"> approximates the total in</w:delText>
        </w:r>
        <w:r w:rsidR="007C1699" w:rsidRPr="008A021A" w:rsidDel="00AA0AE0">
          <w:rPr>
            <w:rFonts w:ascii="Cambria" w:eastAsia="Times New Roman" w:hAnsi="Cambria" w:cstheme="minorHAnsi"/>
            <w:sz w:val="24"/>
            <w:szCs w:val="24"/>
          </w:rPr>
          <w:delText>-</w:delText>
        </w:r>
        <w:r w:rsidR="00657999" w:rsidRPr="008A021A" w:rsidDel="00AA0AE0">
          <w:rPr>
            <w:rFonts w:ascii="Cambria" w:eastAsia="Times New Roman" w:hAnsi="Cambria" w:cstheme="minorHAnsi"/>
            <w:sz w:val="24"/>
            <w:szCs w:val="24"/>
          </w:rPr>
          <w:delText xml:space="preserve">migration </w:delText>
        </w:r>
        <w:r w:rsidR="007C1699" w:rsidRPr="008A021A" w:rsidDel="00AA0AE0">
          <w:rPr>
            <w:rFonts w:ascii="Cambria" w:eastAsia="Times New Roman" w:hAnsi="Cambria" w:cstheme="minorHAnsi"/>
            <w:sz w:val="24"/>
            <w:szCs w:val="24"/>
          </w:rPr>
          <w:delText xml:space="preserve">for each US county </w:delText>
        </w:r>
        <w:r w:rsidR="007C1699" w:rsidRPr="008A021A" w:rsidDel="00AA0AE0">
          <w:rPr>
            <w:rFonts w:ascii="Cambria" w:eastAsia="Times New Roman" w:hAnsi="Cambria" w:cstheme="minorHAnsi"/>
            <w:i/>
            <w:iCs/>
            <w:sz w:val="24"/>
            <w:szCs w:val="24"/>
          </w:rPr>
          <w:delText>by county of origin</w:delText>
        </w:r>
        <w:r w:rsidR="002A46D9" w:rsidRPr="008A021A" w:rsidDel="00AA0AE0">
          <w:rPr>
            <w:rFonts w:ascii="Cambria" w:eastAsia="Times New Roman" w:hAnsi="Cambria" w:cstheme="minorHAnsi"/>
            <w:sz w:val="24"/>
            <w:szCs w:val="24"/>
          </w:rPr>
          <w:delText xml:space="preserve">.  </w:delText>
        </w:r>
        <w:r w:rsidR="00D95E6B" w:rsidRPr="008A021A" w:rsidDel="00AA0AE0">
          <w:rPr>
            <w:rFonts w:ascii="Cambria" w:eastAsia="Times New Roman" w:hAnsi="Cambria" w:cstheme="minorHAnsi"/>
            <w:sz w:val="24"/>
            <w:szCs w:val="24"/>
            <w:highlight w:val="yellow"/>
          </w:rPr>
          <w:delText>Th</w:delText>
        </w:r>
        <w:r w:rsidR="003526DE" w:rsidRPr="008A021A" w:rsidDel="00AA0AE0">
          <w:rPr>
            <w:rFonts w:ascii="Cambria" w:eastAsia="Times New Roman" w:hAnsi="Cambria" w:cstheme="minorHAnsi"/>
            <w:sz w:val="24"/>
            <w:szCs w:val="24"/>
            <w:highlight w:val="yellow"/>
          </w:rPr>
          <w:delText>e annual</w:delText>
        </w:r>
        <w:r w:rsidR="00D95E6B" w:rsidRPr="008A021A" w:rsidDel="00AA0AE0">
          <w:rPr>
            <w:rFonts w:ascii="Cambria" w:eastAsia="Times New Roman" w:hAnsi="Cambria" w:cstheme="minorHAnsi"/>
            <w:sz w:val="24"/>
            <w:szCs w:val="24"/>
            <w:highlight w:val="yellow"/>
          </w:rPr>
          <w:delText xml:space="preserve"> </w:delText>
        </w:r>
        <w:r w:rsidR="005319B3" w:rsidRPr="008A021A" w:rsidDel="00AA0AE0">
          <w:rPr>
            <w:rFonts w:ascii="Cambria" w:eastAsia="Times New Roman" w:hAnsi="Cambria" w:cstheme="minorHAnsi"/>
            <w:sz w:val="24"/>
            <w:szCs w:val="24"/>
            <w:highlight w:val="yellow"/>
          </w:rPr>
          <w:delText xml:space="preserve">IRS </w:delText>
        </w:r>
        <w:r w:rsidR="000C35A6" w:rsidRPr="008A021A" w:rsidDel="00AA0AE0">
          <w:rPr>
            <w:rFonts w:ascii="Cambria" w:eastAsia="Times New Roman" w:hAnsi="Cambria" w:cstheme="minorHAnsi"/>
            <w:sz w:val="24"/>
            <w:szCs w:val="24"/>
            <w:highlight w:val="yellow"/>
          </w:rPr>
          <w:delText xml:space="preserve">Statistics of Income </w:delText>
        </w:r>
        <w:r w:rsidR="00215770" w:rsidRPr="008A021A" w:rsidDel="00AA0AE0">
          <w:rPr>
            <w:rFonts w:ascii="Cambria" w:eastAsia="Times New Roman" w:hAnsi="Cambria" w:cstheme="minorHAnsi"/>
            <w:sz w:val="24"/>
            <w:szCs w:val="24"/>
            <w:highlight w:val="yellow"/>
          </w:rPr>
          <w:delText>(SOI) publication</w:delText>
        </w:r>
        <w:r w:rsidR="005319B3" w:rsidRPr="008A021A" w:rsidDel="00AA0AE0">
          <w:rPr>
            <w:rFonts w:ascii="Cambria" w:eastAsia="Times New Roman" w:hAnsi="Cambria" w:cstheme="minorHAnsi"/>
            <w:sz w:val="24"/>
            <w:szCs w:val="24"/>
          </w:rPr>
          <w:delText xml:space="preserve"> provides </w:delText>
        </w:r>
        <w:r w:rsidR="00892CFD" w:rsidRPr="008A021A" w:rsidDel="00AA0AE0">
          <w:rPr>
            <w:rFonts w:ascii="Cambria" w:eastAsia="Times New Roman" w:hAnsi="Cambria" w:cstheme="minorHAnsi"/>
            <w:sz w:val="24"/>
            <w:szCs w:val="24"/>
          </w:rPr>
          <w:delText xml:space="preserve">data on tax returns filed for the same </w:delText>
        </w:r>
        <w:r w:rsidR="00714114" w:rsidRPr="008A021A" w:rsidDel="00AA0AE0">
          <w:rPr>
            <w:rFonts w:ascii="Cambria" w:eastAsia="Times New Roman" w:hAnsi="Cambria" w:cstheme="minorHAnsi"/>
            <w:sz w:val="24"/>
            <w:szCs w:val="24"/>
          </w:rPr>
          <w:delText>filer</w:delText>
        </w:r>
        <w:r w:rsidR="00892CFD" w:rsidRPr="008A021A" w:rsidDel="00AA0AE0">
          <w:rPr>
            <w:rFonts w:ascii="Cambria" w:eastAsia="Times New Roman" w:hAnsi="Cambria" w:cstheme="minorHAnsi"/>
            <w:sz w:val="24"/>
            <w:szCs w:val="24"/>
          </w:rPr>
          <w:delText xml:space="preserve"> in different locations in consecutive years.  It provides </w:delText>
        </w:r>
        <w:r w:rsidR="005319B3" w:rsidRPr="008A021A" w:rsidDel="00AA0AE0">
          <w:rPr>
            <w:rFonts w:ascii="Cambria" w:eastAsia="Times New Roman" w:hAnsi="Cambria" w:cstheme="minorHAnsi"/>
            <w:sz w:val="24"/>
            <w:szCs w:val="24"/>
          </w:rPr>
          <w:delText xml:space="preserve">the number of tax returns (which </w:delText>
        </w:r>
      </w:del>
      <w:del w:id="264" w:author="Tyler Frankenberg" w:date="2023-04-05T21:06:00Z">
        <w:r w:rsidR="005319B3" w:rsidRPr="008A021A" w:rsidDel="00CD17F7">
          <w:rPr>
            <w:rFonts w:ascii="Cambria" w:eastAsia="Times New Roman" w:hAnsi="Cambria" w:cstheme="minorHAnsi"/>
            <w:sz w:val="24"/>
            <w:szCs w:val="24"/>
          </w:rPr>
          <w:delText xml:space="preserve">we </w:delText>
        </w:r>
      </w:del>
      <w:del w:id="265" w:author="Tyler Frankenberg" w:date="2023-04-05T22:43:00Z">
        <w:r w:rsidR="005319B3" w:rsidRPr="008A021A" w:rsidDel="00AA0AE0">
          <w:rPr>
            <w:rFonts w:ascii="Cambria" w:eastAsia="Times New Roman" w:hAnsi="Cambria" w:cstheme="minorHAnsi"/>
            <w:sz w:val="24"/>
            <w:szCs w:val="24"/>
          </w:rPr>
          <w:delText>use as a proxy for households)</w:delText>
        </w:r>
        <w:r w:rsidR="00D759FC" w:rsidRPr="008A021A" w:rsidDel="00AA0AE0">
          <w:rPr>
            <w:rFonts w:ascii="Cambria" w:eastAsia="Times New Roman" w:hAnsi="Cambria" w:cstheme="minorHAnsi"/>
            <w:sz w:val="24"/>
            <w:szCs w:val="24"/>
          </w:rPr>
          <w:delText xml:space="preserve">, the number of exemptions (which approximates the number of </w:delText>
        </w:r>
        <w:r w:rsidR="00A33F4C" w:rsidRPr="008A021A" w:rsidDel="00AA0AE0">
          <w:rPr>
            <w:rFonts w:ascii="Cambria" w:eastAsia="Times New Roman" w:hAnsi="Cambria" w:cstheme="minorHAnsi"/>
            <w:sz w:val="24"/>
            <w:szCs w:val="24"/>
          </w:rPr>
          <w:delText xml:space="preserve">individuals), and the </w:delText>
        </w:r>
        <w:r w:rsidR="004D1FC2" w:rsidRPr="008A021A" w:rsidDel="00AA0AE0">
          <w:rPr>
            <w:rFonts w:ascii="Cambria" w:eastAsia="Times New Roman" w:hAnsi="Cambria" w:cstheme="minorHAnsi"/>
            <w:sz w:val="24"/>
            <w:szCs w:val="24"/>
          </w:rPr>
          <w:delText xml:space="preserve">total adjusted gross income (which we divide by households to determine a mean </w:delText>
        </w:r>
        <w:r w:rsidR="00381273" w:rsidRPr="008A021A" w:rsidDel="00AA0AE0">
          <w:rPr>
            <w:rFonts w:ascii="Cambria" w:eastAsia="Times New Roman" w:hAnsi="Cambria" w:cstheme="minorHAnsi"/>
            <w:sz w:val="24"/>
            <w:szCs w:val="24"/>
          </w:rPr>
          <w:delText xml:space="preserve">household </w:delText>
        </w:r>
        <w:r w:rsidR="007B2B43" w:rsidRPr="008A021A" w:rsidDel="00AA0AE0">
          <w:rPr>
            <w:rFonts w:ascii="Cambria" w:eastAsia="Times New Roman" w:hAnsi="Cambria" w:cstheme="minorHAnsi"/>
            <w:sz w:val="24"/>
            <w:szCs w:val="24"/>
          </w:rPr>
          <w:delText xml:space="preserve">AGI of migrants for each </w:delText>
        </w:r>
        <w:r w:rsidR="005A1309" w:rsidRPr="008A021A" w:rsidDel="00AA0AE0">
          <w:rPr>
            <w:rFonts w:ascii="Cambria" w:eastAsia="Times New Roman" w:hAnsi="Cambria" w:cstheme="minorHAnsi"/>
            <w:sz w:val="24"/>
            <w:szCs w:val="24"/>
          </w:rPr>
          <w:delText xml:space="preserve">origin-destination pair). </w:delText>
        </w:r>
        <w:r w:rsidR="004578D4" w:rsidRPr="008A021A" w:rsidDel="00AA0AE0">
          <w:rPr>
            <w:rFonts w:ascii="Cambria" w:eastAsia="Times New Roman" w:hAnsi="Cambria" w:cstheme="minorHAnsi"/>
            <w:sz w:val="24"/>
            <w:szCs w:val="24"/>
          </w:rPr>
          <w:delText xml:space="preserve"> The obvious </w:delText>
        </w:r>
        <w:r w:rsidR="00207AC0" w:rsidRPr="008A021A" w:rsidDel="00AA0AE0">
          <w:rPr>
            <w:rFonts w:ascii="Cambria" w:eastAsia="Times New Roman" w:hAnsi="Cambria" w:cstheme="minorHAnsi"/>
            <w:sz w:val="24"/>
            <w:szCs w:val="24"/>
          </w:rPr>
          <w:delText xml:space="preserve">group excluded from this dataset is the population of Americans who do not file </w:delText>
        </w:r>
        <w:r w:rsidR="00F63EA1" w:rsidRPr="008A021A" w:rsidDel="00AA0AE0">
          <w:rPr>
            <w:rFonts w:ascii="Cambria" w:eastAsia="Times New Roman" w:hAnsi="Cambria" w:cstheme="minorHAnsi"/>
            <w:sz w:val="24"/>
            <w:szCs w:val="24"/>
          </w:rPr>
          <w:delText>(or are not claimed on) an annual tax return</w:delText>
        </w:r>
        <w:r w:rsidR="00AD1F37" w:rsidRPr="008A021A" w:rsidDel="00AA0AE0">
          <w:rPr>
            <w:rFonts w:ascii="Cambria" w:eastAsia="Times New Roman" w:hAnsi="Cambria" w:cstheme="minorHAnsi"/>
            <w:sz w:val="24"/>
            <w:szCs w:val="24"/>
          </w:rPr>
          <w:delText xml:space="preserve">, so the flows likely undercount </w:delText>
        </w:r>
        <w:r w:rsidR="00D638F7" w:rsidRPr="008A021A" w:rsidDel="00AA0AE0">
          <w:rPr>
            <w:rFonts w:ascii="Cambria" w:eastAsia="Times New Roman" w:hAnsi="Cambria" w:cstheme="minorHAnsi"/>
            <w:sz w:val="24"/>
            <w:szCs w:val="24"/>
          </w:rPr>
          <w:delText xml:space="preserve">very-low-income </w:delText>
        </w:r>
        <w:r w:rsidR="00805264" w:rsidRPr="008A021A" w:rsidDel="00AA0AE0">
          <w:rPr>
            <w:rFonts w:ascii="Cambria" w:eastAsia="Times New Roman" w:hAnsi="Cambria" w:cstheme="minorHAnsi"/>
            <w:sz w:val="24"/>
            <w:szCs w:val="24"/>
          </w:rPr>
          <w:delText>migrants and retirees</w:delText>
        </w:r>
        <w:r w:rsidR="00955C7F" w:rsidRPr="008A021A" w:rsidDel="00AA0AE0">
          <w:rPr>
            <w:rFonts w:ascii="Cambria" w:eastAsia="Times New Roman" w:hAnsi="Cambria" w:cstheme="minorHAnsi"/>
            <w:sz w:val="24"/>
            <w:szCs w:val="24"/>
          </w:rPr>
          <w:delText>.  They</w:delText>
        </w:r>
        <w:r w:rsidR="0083760A" w:rsidRPr="008A021A" w:rsidDel="00AA0AE0">
          <w:rPr>
            <w:rFonts w:ascii="Cambria" w:eastAsia="Times New Roman" w:hAnsi="Cambria" w:cstheme="minorHAnsi"/>
            <w:sz w:val="24"/>
            <w:szCs w:val="24"/>
          </w:rPr>
          <w:delText xml:space="preserve"> will also naturally exclude seasonal migrants</w:delText>
        </w:r>
        <w:r w:rsidR="006D1856" w:rsidRPr="008A021A" w:rsidDel="00AA0AE0">
          <w:rPr>
            <w:rFonts w:ascii="Cambria" w:eastAsia="Times New Roman" w:hAnsi="Cambria" w:cstheme="minorHAnsi"/>
            <w:sz w:val="24"/>
            <w:szCs w:val="24"/>
          </w:rPr>
          <w:delText xml:space="preserve">.  Given </w:delText>
        </w:r>
        <w:r w:rsidR="00E5387D" w:rsidRPr="008A021A" w:rsidDel="00AA0AE0">
          <w:rPr>
            <w:rFonts w:ascii="Cambria" w:eastAsia="Times New Roman" w:hAnsi="Cambria" w:cstheme="minorHAnsi"/>
            <w:sz w:val="24"/>
            <w:szCs w:val="24"/>
          </w:rPr>
          <w:delText xml:space="preserve">my focus on the </w:delText>
        </w:r>
        <w:r w:rsidR="00E5387D" w:rsidRPr="008A021A" w:rsidDel="00AA0AE0">
          <w:rPr>
            <w:rFonts w:ascii="Cambria" w:eastAsia="Times New Roman" w:hAnsi="Cambria" w:cstheme="minorHAnsi"/>
            <w:i/>
            <w:iCs/>
            <w:sz w:val="24"/>
            <w:szCs w:val="24"/>
          </w:rPr>
          <w:delText>long-term</w:delText>
        </w:r>
        <w:r w:rsidR="00B435D5" w:rsidRPr="008A021A" w:rsidDel="00AA0AE0">
          <w:rPr>
            <w:rFonts w:ascii="Cambria" w:eastAsia="Times New Roman" w:hAnsi="Cambria" w:cstheme="minorHAnsi"/>
            <w:sz w:val="24"/>
            <w:szCs w:val="24"/>
          </w:rPr>
          <w:delText xml:space="preserve"> economic impact of </w:delText>
        </w:r>
        <w:r w:rsidR="00853821" w:rsidRPr="008A021A" w:rsidDel="00AA0AE0">
          <w:rPr>
            <w:rFonts w:ascii="Cambria" w:eastAsia="Times New Roman" w:hAnsi="Cambria" w:cstheme="minorHAnsi"/>
            <w:sz w:val="24"/>
            <w:szCs w:val="24"/>
          </w:rPr>
          <w:delText xml:space="preserve">migration by categories of </w:delText>
        </w:r>
        <w:r w:rsidR="00853821" w:rsidRPr="008A021A" w:rsidDel="00AA0AE0">
          <w:rPr>
            <w:rFonts w:ascii="Cambria" w:eastAsia="Times New Roman" w:hAnsi="Cambria" w:cstheme="minorHAnsi"/>
            <w:i/>
            <w:iCs/>
            <w:sz w:val="24"/>
            <w:szCs w:val="24"/>
          </w:rPr>
          <w:delText>workers</w:delText>
        </w:r>
        <w:r w:rsidR="00B435D5" w:rsidRPr="008A021A" w:rsidDel="00AA0AE0">
          <w:rPr>
            <w:rFonts w:ascii="Cambria" w:eastAsia="Times New Roman" w:hAnsi="Cambria" w:cstheme="minorHAnsi"/>
            <w:sz w:val="24"/>
            <w:szCs w:val="24"/>
          </w:rPr>
          <w:delText>, I’m comfortable with these limitations</w:delText>
        </w:r>
        <w:r w:rsidR="00C93A2C" w:rsidRPr="008A021A" w:rsidDel="00AA0AE0">
          <w:rPr>
            <w:rFonts w:ascii="Cambria" w:eastAsia="Times New Roman" w:hAnsi="Cambria" w:cstheme="minorHAnsi"/>
            <w:sz w:val="24"/>
            <w:szCs w:val="24"/>
          </w:rPr>
          <w:delText xml:space="preserve">, </w:delText>
        </w:r>
        <w:r w:rsidR="00D05A56" w:rsidRPr="008A021A" w:rsidDel="00AA0AE0">
          <w:rPr>
            <w:rFonts w:ascii="Cambria" w:eastAsia="Times New Roman" w:hAnsi="Cambria" w:cstheme="minorHAnsi"/>
            <w:sz w:val="24"/>
            <w:szCs w:val="24"/>
          </w:rPr>
          <w:delText xml:space="preserve">especially since I rely on </w:delText>
        </w:r>
        <w:r w:rsidR="005317AF" w:rsidRPr="008A021A" w:rsidDel="00AA0AE0">
          <w:rPr>
            <w:rFonts w:ascii="Cambria" w:eastAsia="Times New Roman" w:hAnsi="Cambria" w:cstheme="minorHAnsi"/>
            <w:sz w:val="24"/>
            <w:szCs w:val="24"/>
          </w:rPr>
          <w:delText xml:space="preserve">this data primarily for proportional </w:delText>
        </w:r>
        <w:r w:rsidR="00F72910" w:rsidRPr="008A021A" w:rsidDel="00AA0AE0">
          <w:rPr>
            <w:rFonts w:ascii="Cambria" w:eastAsia="Times New Roman" w:hAnsi="Cambria" w:cstheme="minorHAnsi"/>
            <w:sz w:val="24"/>
            <w:szCs w:val="24"/>
          </w:rPr>
          <w:delText>and relative county comparisons,</w:delText>
        </w:r>
        <w:r w:rsidR="005317AF" w:rsidRPr="008A021A" w:rsidDel="00AA0AE0">
          <w:rPr>
            <w:rFonts w:ascii="Cambria" w:eastAsia="Times New Roman" w:hAnsi="Cambria" w:cstheme="minorHAnsi"/>
            <w:sz w:val="24"/>
            <w:szCs w:val="24"/>
          </w:rPr>
          <w:delText xml:space="preserve"> rather than for discrete counts of population.</w:delText>
        </w:r>
      </w:del>
      <w:ins w:id="266" w:author="Tyler Frankenberg" w:date="2023-04-05T21:12:00Z">
        <w:r w:rsidR="00CD17F7" w:rsidRPr="00CD17F7">
          <w:rPr>
            <w:rFonts w:ascii="Cambria" w:eastAsia="Times New Roman" w:hAnsi="Cambria" w:cstheme="minorHAnsi"/>
            <w:i/>
            <w:iCs/>
            <w:sz w:val="24"/>
            <w:szCs w:val="24"/>
            <w:rPrChange w:id="267" w:author="Tyler Frankenberg" w:date="2023-04-05T21:13:00Z">
              <w:rPr>
                <w:rFonts w:ascii="Cambria" w:eastAsia="Times New Roman" w:hAnsi="Cambria" w:cstheme="minorHAnsi"/>
                <w:sz w:val="24"/>
                <w:szCs w:val="24"/>
              </w:rPr>
            </w:rPrChange>
          </w:rPr>
          <w:t>Independent Variables:</w:t>
        </w:r>
      </w:ins>
      <w:ins w:id="268" w:author="Tyler Frankenberg" w:date="2023-04-05T21:13:00Z">
        <w:r w:rsidR="00CD17F7">
          <w:rPr>
            <w:rFonts w:ascii="Cambria" w:eastAsia="Times New Roman" w:hAnsi="Cambria" w:cstheme="minorHAnsi"/>
            <w:i/>
            <w:iCs/>
            <w:sz w:val="24"/>
            <w:szCs w:val="24"/>
          </w:rPr>
          <w:t xml:space="preserve"> Measures of AI Patent Activity at the county level, 2011-2019</w:t>
        </w:r>
      </w:ins>
    </w:p>
    <w:p w14:paraId="7AEE3678" w14:textId="4EED64DE" w:rsidR="00B357BB" w:rsidRDefault="00433204" w:rsidP="005C7875">
      <w:pPr>
        <w:pStyle w:val="NoSpacing"/>
        <w:ind w:firstLine="360"/>
        <w:rPr>
          <w:ins w:id="269" w:author="Tyler Frankenberg" w:date="2023-04-06T00:13:00Z"/>
          <w:rFonts w:ascii="Cambria" w:hAnsi="Cambria" w:cstheme="minorHAnsi"/>
          <w:sz w:val="24"/>
          <w:szCs w:val="24"/>
        </w:rPr>
        <w:pPrChange w:id="270" w:author="Tyler Frankenberg" w:date="2023-04-06T00:33:00Z">
          <w:pPr>
            <w:pStyle w:val="NoSpacing"/>
          </w:pPr>
        </w:pPrChange>
      </w:pPr>
      <w:ins w:id="271" w:author="Tyler Frankenberg" w:date="2023-04-05T21:15:00Z">
        <w:r w:rsidRPr="008A021A">
          <w:rPr>
            <w:rFonts w:ascii="Cambria" w:hAnsi="Cambria" w:cstheme="minorHAnsi"/>
            <w:sz w:val="24"/>
            <w:szCs w:val="24"/>
          </w:rPr>
          <w:t xml:space="preserve">Using US Patent and Trademark Office data on </w:t>
        </w:r>
        <w:r>
          <w:rPr>
            <w:rFonts w:ascii="Cambria" w:hAnsi="Cambria" w:cstheme="minorHAnsi"/>
            <w:sz w:val="24"/>
            <w:szCs w:val="24"/>
          </w:rPr>
          <w:t>utility</w:t>
        </w:r>
        <w:r w:rsidRPr="008A021A">
          <w:rPr>
            <w:rFonts w:ascii="Cambria" w:hAnsi="Cambria" w:cstheme="minorHAnsi"/>
            <w:sz w:val="24"/>
            <w:szCs w:val="24"/>
          </w:rPr>
          <w:t xml:space="preserve"> patent applications </w:t>
        </w:r>
        <w:r>
          <w:rPr>
            <w:rFonts w:ascii="Cambria" w:hAnsi="Cambria" w:cstheme="minorHAnsi"/>
            <w:sz w:val="24"/>
            <w:szCs w:val="24"/>
          </w:rPr>
          <w:t xml:space="preserve">by county of residence of the first listed inventor, </w:t>
        </w:r>
        <w:r w:rsidRPr="008A021A">
          <w:rPr>
            <w:rFonts w:ascii="Cambria" w:hAnsi="Cambria" w:cstheme="minorHAnsi"/>
            <w:sz w:val="24"/>
            <w:szCs w:val="24"/>
          </w:rPr>
          <w:t xml:space="preserve">classified as pertaining to a variety of AI technologies </w:t>
        </w:r>
        <w:r w:rsidRPr="008A021A">
          <w:rPr>
            <w:rFonts w:ascii="Cambria" w:hAnsi="Cambria" w:cstheme="minorHAnsi"/>
            <w:sz w:val="24"/>
            <w:szCs w:val="24"/>
            <w:highlight w:val="yellow"/>
          </w:rPr>
          <w:t xml:space="preserve">using the algorithm developed by </w:t>
        </w:r>
        <w:proofErr w:type="spellStart"/>
        <w:r w:rsidRPr="008A021A">
          <w:rPr>
            <w:rFonts w:ascii="Cambria" w:hAnsi="Cambria" w:cstheme="minorHAnsi"/>
            <w:sz w:val="24"/>
            <w:szCs w:val="24"/>
            <w:highlight w:val="yellow"/>
          </w:rPr>
          <w:t>Giczy</w:t>
        </w:r>
        <w:proofErr w:type="spellEnd"/>
        <w:r w:rsidRPr="008A021A">
          <w:rPr>
            <w:rFonts w:ascii="Cambria" w:hAnsi="Cambria" w:cstheme="minorHAnsi"/>
            <w:sz w:val="24"/>
            <w:szCs w:val="24"/>
            <w:highlight w:val="yellow"/>
          </w:rPr>
          <w:t xml:space="preserve">, </w:t>
        </w:r>
        <w:proofErr w:type="spellStart"/>
        <w:r w:rsidRPr="008A021A">
          <w:rPr>
            <w:rFonts w:ascii="Cambria" w:hAnsi="Cambria" w:cstheme="minorHAnsi"/>
            <w:sz w:val="24"/>
            <w:szCs w:val="24"/>
            <w:highlight w:val="yellow"/>
          </w:rPr>
          <w:t>Pairolero</w:t>
        </w:r>
        <w:proofErr w:type="spellEnd"/>
        <w:r w:rsidRPr="008A021A">
          <w:rPr>
            <w:rFonts w:ascii="Cambria" w:hAnsi="Cambria" w:cstheme="minorHAnsi"/>
            <w:sz w:val="24"/>
            <w:szCs w:val="24"/>
            <w:highlight w:val="yellow"/>
          </w:rPr>
          <w:t>, &amp; Toole (2021),</w:t>
        </w:r>
        <w:r w:rsidRPr="008A021A">
          <w:rPr>
            <w:rFonts w:ascii="Cambria" w:hAnsi="Cambria" w:cstheme="minorHAnsi"/>
            <w:sz w:val="24"/>
            <w:szCs w:val="24"/>
          </w:rPr>
          <w:t xml:space="preserve"> I </w:t>
        </w:r>
        <w:r>
          <w:rPr>
            <w:rFonts w:ascii="Cambria" w:hAnsi="Cambria" w:cstheme="minorHAnsi"/>
            <w:sz w:val="24"/>
            <w:szCs w:val="24"/>
          </w:rPr>
          <w:t xml:space="preserve">measure each county’s AI patent applications per thousand residents in 2011 </w:t>
        </w:r>
      </w:ins>
      <w:ins w:id="272" w:author="Tyler Frankenberg" w:date="2023-04-05T23:20:00Z">
        <w:r w:rsidR="00BE0D49">
          <w:rPr>
            <w:rFonts w:ascii="Cambria" w:hAnsi="Cambria" w:cstheme="minorHAnsi"/>
            <w:sz w:val="24"/>
            <w:szCs w:val="24"/>
          </w:rPr>
          <w:t>a</w:t>
        </w:r>
      </w:ins>
      <w:ins w:id="273" w:author="Tyler Frankenberg" w:date="2023-04-05T23:21:00Z">
        <w:r w:rsidR="00BE0D49">
          <w:rPr>
            <w:rFonts w:ascii="Cambria" w:hAnsi="Cambria" w:cstheme="minorHAnsi"/>
            <w:sz w:val="24"/>
            <w:szCs w:val="24"/>
          </w:rPr>
          <w:t xml:space="preserve">s the </w:t>
        </w:r>
      </w:ins>
      <w:ins w:id="274" w:author="Tyler Frankenberg" w:date="2023-04-05T21:15:00Z">
        <w:r>
          <w:rPr>
            <w:rFonts w:ascii="Cambria" w:hAnsi="Cambria" w:cstheme="minorHAnsi"/>
            <w:sz w:val="24"/>
            <w:szCs w:val="24"/>
          </w:rPr>
          <w:t xml:space="preserve">county’s starting </w:t>
        </w:r>
      </w:ins>
      <w:ins w:id="275" w:author="Tyler Frankenberg" w:date="2023-04-05T23:21:00Z">
        <w:r w:rsidR="00BE0D49">
          <w:rPr>
            <w:rFonts w:ascii="Cambria" w:hAnsi="Cambria" w:cstheme="minorHAnsi"/>
            <w:sz w:val="24"/>
            <w:szCs w:val="24"/>
          </w:rPr>
          <w:t xml:space="preserve">point for </w:t>
        </w:r>
      </w:ins>
      <w:ins w:id="276" w:author="Tyler Frankenberg" w:date="2023-04-05T21:15:00Z">
        <w:r>
          <w:rPr>
            <w:rFonts w:ascii="Cambria" w:hAnsi="Cambria" w:cstheme="minorHAnsi"/>
            <w:sz w:val="24"/>
            <w:szCs w:val="24"/>
          </w:rPr>
          <w:t>contribution to technological innovation in artificial intelligence.</w:t>
        </w:r>
        <w:r w:rsidRPr="008A021A">
          <w:rPr>
            <w:rFonts w:ascii="Cambria" w:hAnsi="Cambria" w:cstheme="minorHAnsi"/>
            <w:sz w:val="24"/>
            <w:szCs w:val="24"/>
          </w:rPr>
          <w:t xml:space="preserve"> </w:t>
        </w:r>
        <w:r>
          <w:rPr>
            <w:rFonts w:ascii="Cambria" w:hAnsi="Cambria" w:cstheme="minorHAnsi"/>
            <w:sz w:val="24"/>
            <w:szCs w:val="24"/>
          </w:rPr>
          <w:t xml:space="preserve"> I also measure each county’s total number of Artificial Intelligence patent applications contributed over the study period as a measure of the local aggregate contribution to US innovation in AI over the period.  </w:t>
        </w:r>
      </w:ins>
      <w:ins w:id="277" w:author="Tyler Frankenberg" w:date="2023-04-06T00:23:00Z">
        <w:r w:rsidR="00B357BB">
          <w:rPr>
            <w:rFonts w:ascii="Cambria" w:hAnsi="Cambria" w:cstheme="minorHAnsi"/>
            <w:sz w:val="24"/>
            <w:szCs w:val="24"/>
          </w:rPr>
          <w:br/>
        </w:r>
      </w:ins>
    </w:p>
    <w:p w14:paraId="7CF46886" w14:textId="7C918DBC" w:rsidR="00B357BB" w:rsidRDefault="00B357BB" w:rsidP="005A7CA6">
      <w:pPr>
        <w:pStyle w:val="NoSpacing"/>
        <w:jc w:val="center"/>
        <w:rPr>
          <w:ins w:id="278" w:author="Tyler Frankenberg" w:date="2023-04-06T00:32:00Z"/>
          <w:rFonts w:ascii="Cambria" w:hAnsi="Cambria" w:cstheme="minorHAnsi"/>
          <w:sz w:val="24"/>
          <w:szCs w:val="24"/>
        </w:rPr>
        <w:pPrChange w:id="279" w:author="Tyler Frankenberg" w:date="2023-04-06T00:33:00Z">
          <w:pPr>
            <w:pStyle w:val="NoSpacing"/>
          </w:pPr>
        </w:pPrChange>
      </w:pPr>
      <w:ins w:id="280" w:author="Tyler Frankenberg" w:date="2023-04-06T00:13:00Z">
        <w:r w:rsidRPr="00B357BB">
          <w:rPr>
            <w:rFonts w:ascii="Cambria" w:hAnsi="Cambria" w:cstheme="minorHAnsi"/>
            <w:sz w:val="24"/>
            <w:szCs w:val="24"/>
          </w:rPr>
          <w:lastRenderedPageBreak/>
          <w:drawing>
            <wp:inline distT="0" distB="0" distL="0" distR="0" wp14:anchorId="56B53022" wp14:editId="388326F3">
              <wp:extent cx="5172075" cy="2890505"/>
              <wp:effectExtent l="0" t="0" r="0" b="5715"/>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2"/>
                      <a:stretch>
                        <a:fillRect/>
                      </a:stretch>
                    </pic:blipFill>
                    <pic:spPr>
                      <a:xfrm>
                        <a:off x="0" y="0"/>
                        <a:ext cx="5197591" cy="2904765"/>
                      </a:xfrm>
                      <a:prstGeom prst="rect">
                        <a:avLst/>
                      </a:prstGeom>
                    </pic:spPr>
                  </pic:pic>
                </a:graphicData>
              </a:graphic>
            </wp:inline>
          </w:drawing>
        </w:r>
      </w:ins>
    </w:p>
    <w:p w14:paraId="76F75948" w14:textId="1B24716A" w:rsidR="005C7875" w:rsidRDefault="005C7875" w:rsidP="005A7CA6">
      <w:pPr>
        <w:pStyle w:val="NoSpacing"/>
        <w:jc w:val="center"/>
        <w:rPr>
          <w:ins w:id="281" w:author="Tyler Frankenberg" w:date="2023-04-06T00:32:00Z"/>
          <w:rFonts w:ascii="Cambria" w:hAnsi="Cambria" w:cstheme="minorHAnsi"/>
          <w:sz w:val="24"/>
          <w:szCs w:val="24"/>
        </w:rPr>
        <w:pPrChange w:id="282" w:author="Tyler Frankenberg" w:date="2023-04-06T00:33:00Z">
          <w:pPr>
            <w:pStyle w:val="NoSpacing"/>
          </w:pPr>
        </w:pPrChange>
      </w:pPr>
    </w:p>
    <w:p w14:paraId="601FB0FE" w14:textId="2DA09823" w:rsidR="005C7875" w:rsidRDefault="005C7875" w:rsidP="005A7CA6">
      <w:pPr>
        <w:pStyle w:val="NoSpacing"/>
        <w:jc w:val="center"/>
        <w:rPr>
          <w:ins w:id="283" w:author="Tyler Frankenberg" w:date="2023-04-06T00:13:00Z"/>
          <w:rFonts w:ascii="Cambria" w:hAnsi="Cambria" w:cstheme="minorHAnsi"/>
          <w:sz w:val="24"/>
          <w:szCs w:val="24"/>
        </w:rPr>
        <w:pPrChange w:id="284" w:author="Tyler Frankenberg" w:date="2023-04-06T00:33:00Z">
          <w:pPr>
            <w:pStyle w:val="NoSpacing"/>
          </w:pPr>
        </w:pPrChange>
      </w:pPr>
      <w:ins w:id="285" w:author="Tyler Frankenberg" w:date="2023-04-06T00:32:00Z">
        <w:r w:rsidRPr="005C7875">
          <w:rPr>
            <w:rFonts w:ascii="Cambria" w:hAnsi="Cambria" w:cstheme="minorHAnsi"/>
            <w:sz w:val="24"/>
            <w:szCs w:val="24"/>
          </w:rPr>
          <w:drawing>
            <wp:inline distT="0" distB="0" distL="0" distR="0" wp14:anchorId="04F948B1" wp14:editId="17B510A8">
              <wp:extent cx="5172075" cy="2849614"/>
              <wp:effectExtent l="0" t="0" r="0" b="8255"/>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pic:nvPicPr>
                    <pic:blipFill>
                      <a:blip r:embed="rId13"/>
                      <a:stretch>
                        <a:fillRect/>
                      </a:stretch>
                    </pic:blipFill>
                    <pic:spPr>
                      <a:xfrm>
                        <a:off x="0" y="0"/>
                        <a:ext cx="5186824" cy="2857740"/>
                      </a:xfrm>
                      <a:prstGeom prst="rect">
                        <a:avLst/>
                      </a:prstGeom>
                    </pic:spPr>
                  </pic:pic>
                </a:graphicData>
              </a:graphic>
            </wp:inline>
          </w:drawing>
        </w:r>
      </w:ins>
    </w:p>
    <w:p w14:paraId="3726D1E6" w14:textId="77777777" w:rsidR="00B357BB" w:rsidRDefault="00B357BB" w:rsidP="00B357BB">
      <w:pPr>
        <w:pStyle w:val="NoSpacing"/>
        <w:rPr>
          <w:ins w:id="286" w:author="Tyler Frankenberg" w:date="2023-04-05T23:47:00Z"/>
          <w:rFonts w:ascii="Cambria" w:hAnsi="Cambria" w:cstheme="minorHAnsi"/>
          <w:sz w:val="24"/>
          <w:szCs w:val="24"/>
        </w:rPr>
        <w:pPrChange w:id="287" w:author="Tyler Frankenberg" w:date="2023-04-06T00:13:00Z">
          <w:pPr>
            <w:pStyle w:val="NoSpacing"/>
            <w:ind w:firstLine="360"/>
          </w:pPr>
        </w:pPrChange>
      </w:pPr>
    </w:p>
    <w:p w14:paraId="178E9932" w14:textId="36C775EF" w:rsidR="00541902" w:rsidRPr="00541902" w:rsidRDefault="00541902" w:rsidP="00541902">
      <w:pPr>
        <w:pStyle w:val="NoSpacing"/>
        <w:ind w:firstLine="360"/>
        <w:rPr>
          <w:ins w:id="288" w:author="Tyler Frankenberg" w:date="2023-04-05T23:44:00Z"/>
          <w:rFonts w:ascii="Cambria" w:hAnsi="Cambria"/>
          <w:sz w:val="24"/>
          <w:szCs w:val="24"/>
        </w:rPr>
      </w:pPr>
      <w:ins w:id="289" w:author="Tyler Frankenberg" w:date="2023-04-05T23:47:00Z">
        <w:r w:rsidRPr="008A021A">
          <w:rPr>
            <w:rFonts w:ascii="Cambria" w:eastAsia="Times New Roman" w:hAnsi="Cambria" w:cstheme="minorHAnsi"/>
            <w:sz w:val="24"/>
            <w:szCs w:val="24"/>
          </w:rPr>
          <w:t xml:space="preserve">The total patents dataset is maintained by the United States Patent and Trademark Office’s </w:t>
        </w:r>
        <w:proofErr w:type="spellStart"/>
        <w:r w:rsidRPr="008A021A">
          <w:rPr>
            <w:rFonts w:ascii="Cambria" w:eastAsia="Times New Roman" w:hAnsi="Cambria" w:cstheme="minorHAnsi"/>
            <w:sz w:val="24"/>
            <w:szCs w:val="24"/>
          </w:rPr>
          <w:t>PatentsView</w:t>
        </w:r>
        <w:proofErr w:type="spellEnd"/>
        <w:r w:rsidRPr="008A021A">
          <w:rPr>
            <w:rFonts w:ascii="Cambria" w:eastAsia="Times New Roman" w:hAnsi="Cambria" w:cstheme="minorHAnsi"/>
            <w:sz w:val="24"/>
            <w:szCs w:val="24"/>
          </w:rPr>
          <w:t xml:space="preserve"> portal (and is also made conveniently accessible in full through Google </w:t>
        </w:r>
        <w:proofErr w:type="spellStart"/>
        <w:r w:rsidRPr="008A021A">
          <w:rPr>
            <w:rFonts w:ascii="Cambria" w:eastAsia="Times New Roman" w:hAnsi="Cambria" w:cstheme="minorHAnsi"/>
            <w:sz w:val="24"/>
            <w:szCs w:val="24"/>
          </w:rPr>
          <w:t>BigQuery</w:t>
        </w:r>
        <w:proofErr w:type="spellEnd"/>
        <w:r w:rsidRPr="008A021A">
          <w:rPr>
            <w:rFonts w:ascii="Cambria" w:eastAsia="Times New Roman" w:hAnsi="Cambria" w:cstheme="minorHAnsi"/>
            <w:sz w:val="24"/>
            <w:szCs w:val="24"/>
          </w:rPr>
          <w:t xml:space="preserve">).  For AI patents, I’ve joined the </w:t>
        </w:r>
        <w:proofErr w:type="spellStart"/>
        <w:r w:rsidRPr="008A021A">
          <w:rPr>
            <w:rFonts w:ascii="Cambria" w:eastAsia="Times New Roman" w:hAnsi="Cambria" w:cstheme="minorHAnsi"/>
            <w:sz w:val="24"/>
            <w:szCs w:val="24"/>
          </w:rPr>
          <w:t>PatentsView</w:t>
        </w:r>
        <w:proofErr w:type="spellEnd"/>
        <w:r w:rsidRPr="008A021A">
          <w:rPr>
            <w:rFonts w:ascii="Cambria" w:eastAsia="Times New Roman" w:hAnsi="Cambria" w:cstheme="minorHAnsi"/>
            <w:sz w:val="24"/>
            <w:szCs w:val="24"/>
          </w:rPr>
          <w:t xml:space="preserve"> dataset with the results of a </w:t>
        </w:r>
        <w:r w:rsidRPr="008A021A">
          <w:rPr>
            <w:rFonts w:ascii="Cambria" w:hAnsi="Cambria" w:cstheme="minorHAnsi"/>
            <w:sz w:val="24"/>
            <w:szCs w:val="24"/>
          </w:rPr>
          <w:t xml:space="preserve">binary classification for “AI” applied to the same universe of patents and patent applications by </w:t>
        </w:r>
        <w:proofErr w:type="spellStart"/>
        <w:r w:rsidRPr="008A021A">
          <w:rPr>
            <w:rFonts w:ascii="Cambria" w:hAnsi="Cambria" w:cstheme="minorHAnsi"/>
            <w:sz w:val="24"/>
            <w:szCs w:val="24"/>
            <w:highlight w:val="yellow"/>
          </w:rPr>
          <w:t>Giczy</w:t>
        </w:r>
        <w:proofErr w:type="spellEnd"/>
        <w:r w:rsidRPr="008A021A">
          <w:rPr>
            <w:rFonts w:ascii="Cambria" w:hAnsi="Cambria" w:cstheme="minorHAnsi"/>
            <w:sz w:val="24"/>
            <w:szCs w:val="24"/>
            <w:highlight w:val="yellow"/>
          </w:rPr>
          <w:t xml:space="preserve">, </w:t>
        </w:r>
        <w:proofErr w:type="spellStart"/>
        <w:r w:rsidRPr="008A021A">
          <w:rPr>
            <w:rFonts w:ascii="Cambria" w:hAnsi="Cambria" w:cstheme="minorHAnsi"/>
            <w:sz w:val="24"/>
            <w:szCs w:val="24"/>
            <w:highlight w:val="yellow"/>
          </w:rPr>
          <w:t>Pairolero</w:t>
        </w:r>
        <w:proofErr w:type="spellEnd"/>
        <w:r w:rsidRPr="008A021A">
          <w:rPr>
            <w:rFonts w:ascii="Cambria" w:hAnsi="Cambria" w:cstheme="minorHAnsi"/>
            <w:sz w:val="24"/>
            <w:szCs w:val="24"/>
            <w:highlight w:val="yellow"/>
          </w:rPr>
          <w:t>, &amp; Toole</w:t>
        </w:r>
        <w:r w:rsidRPr="008A021A">
          <w:rPr>
            <w:rFonts w:ascii="Cambria" w:hAnsi="Cambria" w:cstheme="minorHAnsi"/>
            <w:sz w:val="24"/>
            <w:szCs w:val="24"/>
          </w:rPr>
          <w:t xml:space="preserve">.  Noting that the established patent classification schemes maintained by </w:t>
        </w:r>
        <w:proofErr w:type="gramStart"/>
        <w:r w:rsidRPr="008A021A">
          <w:rPr>
            <w:rFonts w:ascii="Cambria" w:hAnsi="Cambria" w:cstheme="minorHAnsi"/>
            <w:sz w:val="24"/>
            <w:szCs w:val="24"/>
          </w:rPr>
          <w:t>USPTO</w:t>
        </w:r>
        <w:proofErr w:type="gramEnd"/>
        <w:r w:rsidRPr="008A021A">
          <w:rPr>
            <w:rFonts w:ascii="Cambria" w:hAnsi="Cambria" w:cstheme="minorHAnsi"/>
            <w:sz w:val="24"/>
            <w:szCs w:val="24"/>
          </w:rPr>
          <w:t xml:space="preserve"> and international bodies have not kept up with the rapid emergence of new AI technologies, this team used a natural language processing model to classify patents as pertaining to one of several technologies like image processing, speech processing, and machine learning, as well as hardware and AI modeling tools.  For the purposes of this analysis, I’m using only their top-level classification </w:t>
        </w:r>
        <w:proofErr w:type="spellStart"/>
        <w:r w:rsidRPr="00C82AB2">
          <w:rPr>
            <w:rFonts w:ascii="Cambria" w:hAnsi="Cambria" w:cstheme="minorHAnsi"/>
            <w:b/>
            <w:bCs/>
            <w:sz w:val="24"/>
            <w:szCs w:val="24"/>
          </w:rPr>
          <w:t>any_ai</w:t>
        </w:r>
        <w:proofErr w:type="spellEnd"/>
        <w:r w:rsidRPr="008A021A">
          <w:rPr>
            <w:rFonts w:ascii="Cambria" w:hAnsi="Cambria" w:cstheme="minorHAnsi"/>
            <w:sz w:val="24"/>
            <w:szCs w:val="24"/>
          </w:rPr>
          <w:t xml:space="preserve">, which equals 1 when the patent is classified as </w:t>
        </w:r>
        <w:r w:rsidRPr="008A021A">
          <w:rPr>
            <w:rFonts w:ascii="Cambria" w:hAnsi="Cambria" w:cstheme="minorHAnsi"/>
            <w:i/>
            <w:iCs/>
            <w:sz w:val="24"/>
            <w:szCs w:val="24"/>
          </w:rPr>
          <w:t>any</w:t>
        </w:r>
        <w:r w:rsidRPr="008A021A">
          <w:rPr>
            <w:rFonts w:ascii="Cambria" w:hAnsi="Cambria"/>
            <w:sz w:val="24"/>
            <w:szCs w:val="24"/>
          </w:rPr>
          <w:t xml:space="preserve"> of their subdomains.</w:t>
        </w:r>
      </w:ins>
    </w:p>
    <w:p w14:paraId="18943E86" w14:textId="1CB485A5" w:rsidR="00F87C7B" w:rsidRPr="008A021A" w:rsidRDefault="00F87C7B" w:rsidP="00F87C7B">
      <w:pPr>
        <w:pStyle w:val="NoSpacing"/>
        <w:ind w:firstLine="360"/>
        <w:rPr>
          <w:ins w:id="290" w:author="Tyler Frankenberg" w:date="2023-04-05T23:44:00Z"/>
          <w:rFonts w:ascii="Cambria" w:hAnsi="Cambria" w:cstheme="minorHAnsi"/>
          <w:sz w:val="24"/>
          <w:szCs w:val="24"/>
        </w:rPr>
        <w:pPrChange w:id="291" w:author="Tyler Frankenberg" w:date="2023-04-05T23:44:00Z">
          <w:pPr>
            <w:pStyle w:val="NoSpacing"/>
          </w:pPr>
        </w:pPrChange>
      </w:pPr>
      <w:ins w:id="292" w:author="Tyler Frankenberg" w:date="2023-04-05T23:44:00Z">
        <w:r>
          <w:rPr>
            <w:rFonts w:ascii="Cambria" w:hAnsi="Cambria" w:cstheme="minorHAnsi"/>
            <w:sz w:val="24"/>
            <w:szCs w:val="24"/>
          </w:rPr>
          <w:lastRenderedPageBreak/>
          <w:t xml:space="preserve">To illustrate the importance of </w:t>
        </w:r>
      </w:ins>
      <w:ins w:id="293" w:author="Tyler Frankenberg" w:date="2023-04-05T23:45:00Z">
        <w:r>
          <w:rPr>
            <w:rFonts w:ascii="Cambria" w:hAnsi="Cambria" w:cstheme="minorHAnsi"/>
            <w:sz w:val="24"/>
            <w:szCs w:val="24"/>
          </w:rPr>
          <w:t xml:space="preserve">using both measures, consider the AI patent applications data </w:t>
        </w:r>
      </w:ins>
      <w:ins w:id="294" w:author="Tyler Frankenberg" w:date="2023-04-05T23:44:00Z">
        <w:r w:rsidRPr="008A021A">
          <w:rPr>
            <w:rFonts w:ascii="Cambria" w:hAnsi="Cambria" w:cstheme="minorHAnsi"/>
            <w:sz w:val="24"/>
            <w:szCs w:val="24"/>
          </w:rPr>
          <w:t>for Los Angeles County, CA vs. Los Alamos County, NM in 2011:</w:t>
        </w:r>
      </w:ins>
    </w:p>
    <w:p w14:paraId="0A2F60D1" w14:textId="77777777" w:rsidR="00F87C7B" w:rsidRPr="008A021A" w:rsidRDefault="00F87C7B" w:rsidP="00F87C7B">
      <w:pPr>
        <w:pStyle w:val="NoSpacing"/>
        <w:rPr>
          <w:ins w:id="295" w:author="Tyler Frankenberg" w:date="2023-04-05T23:44:00Z"/>
          <w:rFonts w:ascii="Cambria" w:hAnsi="Cambria" w:cstheme="minorHAnsi"/>
          <w:sz w:val="24"/>
          <w:szCs w:val="24"/>
        </w:rPr>
      </w:pPr>
    </w:p>
    <w:p w14:paraId="56A1E600" w14:textId="77777777" w:rsidR="00F87C7B" w:rsidRPr="008A021A" w:rsidRDefault="00F87C7B" w:rsidP="00F87C7B">
      <w:pPr>
        <w:pStyle w:val="NoSpacing"/>
        <w:rPr>
          <w:ins w:id="296" w:author="Tyler Frankenberg" w:date="2023-04-05T23:44:00Z"/>
          <w:rFonts w:ascii="Cambria" w:hAnsi="Cambria" w:cstheme="minorHAnsi"/>
          <w:sz w:val="24"/>
          <w:szCs w:val="24"/>
        </w:rPr>
      </w:pPr>
      <w:ins w:id="297" w:author="Tyler Frankenberg" w:date="2023-04-05T23:44:00Z">
        <w:r w:rsidRPr="008A021A">
          <w:rPr>
            <w:rFonts w:ascii="Cambria" w:hAnsi="Cambria" w:cstheme="minorHAnsi"/>
            <w:noProof/>
            <w:sz w:val="24"/>
            <w:szCs w:val="24"/>
          </w:rPr>
          <w:drawing>
            <wp:inline distT="0" distB="0" distL="0" distR="0" wp14:anchorId="00212097" wp14:editId="11EBE3DA">
              <wp:extent cx="5943600" cy="1258570"/>
              <wp:effectExtent l="0" t="0" r="0" b="0"/>
              <wp:docPr id="13" name="Picture 1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4"/>
                      <a:stretch>
                        <a:fillRect/>
                      </a:stretch>
                    </pic:blipFill>
                    <pic:spPr>
                      <a:xfrm>
                        <a:off x="0" y="0"/>
                        <a:ext cx="5943600" cy="1258570"/>
                      </a:xfrm>
                      <a:prstGeom prst="rect">
                        <a:avLst/>
                      </a:prstGeom>
                    </pic:spPr>
                  </pic:pic>
                </a:graphicData>
              </a:graphic>
            </wp:inline>
          </w:drawing>
        </w:r>
      </w:ins>
    </w:p>
    <w:p w14:paraId="1C01710F" w14:textId="77777777" w:rsidR="00F87C7B" w:rsidRPr="008A021A" w:rsidRDefault="00F87C7B" w:rsidP="00F87C7B">
      <w:pPr>
        <w:pStyle w:val="NoSpacing"/>
        <w:rPr>
          <w:ins w:id="298" w:author="Tyler Frankenberg" w:date="2023-04-05T23:44:00Z"/>
          <w:rFonts w:ascii="Cambria" w:hAnsi="Cambria" w:cstheme="minorHAnsi"/>
          <w:sz w:val="24"/>
          <w:szCs w:val="24"/>
        </w:rPr>
      </w:pPr>
    </w:p>
    <w:p w14:paraId="7E5B04DE" w14:textId="09DF240D" w:rsidR="00F87C7B" w:rsidRPr="008A021A" w:rsidRDefault="00F87C7B" w:rsidP="00F87C7B">
      <w:pPr>
        <w:pStyle w:val="NoSpacing"/>
        <w:ind w:firstLine="720"/>
        <w:rPr>
          <w:ins w:id="299" w:author="Tyler Frankenberg" w:date="2023-04-05T23:44:00Z"/>
          <w:rFonts w:ascii="Cambria" w:hAnsi="Cambria" w:cstheme="minorHAnsi"/>
          <w:sz w:val="24"/>
          <w:szCs w:val="24"/>
        </w:rPr>
      </w:pPr>
      <w:ins w:id="300" w:author="Tyler Frankenberg" w:date="2023-04-05T23:44:00Z">
        <w:r w:rsidRPr="008A021A">
          <w:rPr>
            <w:rFonts w:ascii="Cambria" w:hAnsi="Cambria" w:cstheme="minorHAnsi"/>
            <w:sz w:val="24"/>
            <w:szCs w:val="24"/>
          </w:rPr>
          <w:t xml:space="preserve">While Los Angeles County, CA, hub of the nation’s second-largest urban area, dwarfs tiny Los Alamos County, NM, in terms of population, we can see that the latter produced over </w:t>
        </w:r>
      </w:ins>
      <w:ins w:id="301" w:author="Tyler Frankenberg" w:date="2023-04-05T23:46:00Z">
        <w:r>
          <w:rPr>
            <w:rFonts w:ascii="Cambria" w:hAnsi="Cambria" w:cstheme="minorHAnsi"/>
            <w:sz w:val="24"/>
            <w:szCs w:val="24"/>
          </w:rPr>
          <w:t>4</w:t>
        </w:r>
      </w:ins>
      <w:ins w:id="302" w:author="Tyler Frankenberg" w:date="2023-04-05T23:44:00Z">
        <w:r w:rsidRPr="008A021A">
          <w:rPr>
            <w:rFonts w:ascii="Cambria" w:hAnsi="Cambria" w:cstheme="minorHAnsi"/>
            <w:sz w:val="24"/>
            <w:szCs w:val="24"/>
          </w:rPr>
          <w:t xml:space="preserve"> times as many </w:t>
        </w:r>
      </w:ins>
      <w:ins w:id="303" w:author="Tyler Frankenberg" w:date="2023-04-05T23:46:00Z">
        <w:r>
          <w:rPr>
            <w:rFonts w:ascii="Cambria" w:hAnsi="Cambria" w:cstheme="minorHAnsi"/>
            <w:sz w:val="24"/>
            <w:szCs w:val="24"/>
          </w:rPr>
          <w:t>AI patent applications</w:t>
        </w:r>
      </w:ins>
      <w:ins w:id="304" w:author="Tyler Frankenberg" w:date="2023-04-05T23:44:00Z">
        <w:r w:rsidRPr="008A021A">
          <w:rPr>
            <w:rFonts w:ascii="Cambria" w:hAnsi="Cambria" w:cstheme="minorHAnsi"/>
            <w:sz w:val="24"/>
            <w:szCs w:val="24"/>
          </w:rPr>
          <w:t xml:space="preserve"> per thousand residents</w:t>
        </w:r>
      </w:ins>
      <w:ins w:id="305" w:author="Tyler Frankenberg" w:date="2023-04-05T23:46:00Z">
        <w:r>
          <w:rPr>
            <w:rFonts w:ascii="Cambria" w:hAnsi="Cambria" w:cstheme="minorHAnsi"/>
            <w:sz w:val="24"/>
            <w:szCs w:val="24"/>
          </w:rPr>
          <w:t xml:space="preserve"> </w:t>
        </w:r>
      </w:ins>
      <w:ins w:id="306" w:author="Tyler Frankenberg" w:date="2023-04-05T23:44:00Z">
        <w:r w:rsidRPr="008A021A">
          <w:rPr>
            <w:rFonts w:ascii="Cambria" w:hAnsi="Cambria" w:cstheme="minorHAnsi"/>
            <w:sz w:val="24"/>
            <w:szCs w:val="24"/>
          </w:rPr>
          <w:t>that year.  This is not entirely surprising, given the fact that Los Alamos is home to a campus of US government laboratories conducting some of the world’s most advanced and top-secret military and energy research.</w:t>
        </w:r>
      </w:ins>
    </w:p>
    <w:p w14:paraId="04D6B03D" w14:textId="63DB0E04" w:rsidR="00F87C7B" w:rsidRPr="008A021A" w:rsidRDefault="00F87C7B" w:rsidP="00F87C7B">
      <w:pPr>
        <w:pStyle w:val="NoSpacing"/>
        <w:rPr>
          <w:ins w:id="307" w:author="Tyler Frankenberg" w:date="2023-04-05T23:44:00Z"/>
          <w:rFonts w:ascii="Cambria" w:hAnsi="Cambria" w:cstheme="minorHAnsi"/>
          <w:sz w:val="24"/>
          <w:szCs w:val="24"/>
        </w:rPr>
      </w:pPr>
      <w:ins w:id="308" w:author="Tyler Frankenberg" w:date="2023-04-05T23:44:00Z">
        <w:r w:rsidRPr="008A021A">
          <w:rPr>
            <w:rFonts w:ascii="Cambria" w:hAnsi="Cambria" w:cstheme="minorHAnsi"/>
            <w:sz w:val="24"/>
            <w:szCs w:val="24"/>
          </w:rPr>
          <w:tab/>
          <w:t xml:space="preserve">On the other hand, if we </w:t>
        </w:r>
        <w:proofErr w:type="gramStart"/>
        <w:r w:rsidRPr="008A021A">
          <w:rPr>
            <w:rFonts w:ascii="Cambria" w:hAnsi="Cambria" w:cstheme="minorHAnsi"/>
            <w:sz w:val="24"/>
            <w:szCs w:val="24"/>
          </w:rPr>
          <w:t>take a look</w:t>
        </w:r>
        <w:proofErr w:type="gramEnd"/>
        <w:r w:rsidRPr="008A021A">
          <w:rPr>
            <w:rFonts w:ascii="Cambria" w:hAnsi="Cambria" w:cstheme="minorHAnsi"/>
            <w:sz w:val="24"/>
            <w:szCs w:val="24"/>
          </w:rPr>
          <w:t xml:space="preserve"> at the same two counties’ gross patent production over the time period, we see a </w:t>
        </w:r>
      </w:ins>
      <w:ins w:id="309" w:author="Tyler Frankenberg" w:date="2023-04-05T23:46:00Z">
        <w:r>
          <w:rPr>
            <w:rFonts w:ascii="Cambria" w:hAnsi="Cambria" w:cstheme="minorHAnsi"/>
            <w:sz w:val="24"/>
            <w:szCs w:val="24"/>
          </w:rPr>
          <w:t>much</w:t>
        </w:r>
      </w:ins>
      <w:ins w:id="310" w:author="Tyler Frankenberg" w:date="2023-04-05T23:44:00Z">
        <w:r w:rsidRPr="008A021A">
          <w:rPr>
            <w:rFonts w:ascii="Cambria" w:hAnsi="Cambria" w:cstheme="minorHAnsi"/>
            <w:sz w:val="24"/>
            <w:szCs w:val="24"/>
          </w:rPr>
          <w:t xml:space="preserve"> different picture:</w:t>
        </w:r>
      </w:ins>
    </w:p>
    <w:p w14:paraId="3B33C3BE" w14:textId="77777777" w:rsidR="00F87C7B" w:rsidRPr="008A021A" w:rsidRDefault="00F87C7B" w:rsidP="00F87C7B">
      <w:pPr>
        <w:pStyle w:val="NoSpacing"/>
        <w:rPr>
          <w:ins w:id="311" w:author="Tyler Frankenberg" w:date="2023-04-05T23:44:00Z"/>
          <w:rFonts w:ascii="Cambria" w:hAnsi="Cambria" w:cstheme="minorHAnsi"/>
          <w:sz w:val="24"/>
          <w:szCs w:val="24"/>
        </w:rPr>
      </w:pPr>
    </w:p>
    <w:p w14:paraId="4BE9109C" w14:textId="77777777" w:rsidR="00F87C7B" w:rsidRPr="008A021A" w:rsidRDefault="00F87C7B" w:rsidP="00F87C7B">
      <w:pPr>
        <w:pStyle w:val="NoSpacing"/>
        <w:rPr>
          <w:ins w:id="312" w:author="Tyler Frankenberg" w:date="2023-04-05T23:44:00Z"/>
          <w:rFonts w:ascii="Cambria" w:hAnsi="Cambria" w:cstheme="minorHAnsi"/>
          <w:sz w:val="24"/>
          <w:szCs w:val="24"/>
        </w:rPr>
      </w:pPr>
      <w:ins w:id="313" w:author="Tyler Frankenberg" w:date="2023-04-05T23:44:00Z">
        <w:r w:rsidRPr="008A021A">
          <w:rPr>
            <w:rFonts w:ascii="Cambria" w:hAnsi="Cambria" w:cstheme="minorHAnsi"/>
            <w:noProof/>
            <w:sz w:val="24"/>
            <w:szCs w:val="24"/>
          </w:rPr>
          <w:drawing>
            <wp:inline distT="0" distB="0" distL="0" distR="0" wp14:anchorId="2190CF02" wp14:editId="4B623309">
              <wp:extent cx="5943600" cy="1196975"/>
              <wp:effectExtent l="0" t="0" r="0"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5"/>
                      <a:stretch>
                        <a:fillRect/>
                      </a:stretch>
                    </pic:blipFill>
                    <pic:spPr>
                      <a:xfrm>
                        <a:off x="0" y="0"/>
                        <a:ext cx="5943600" cy="1196975"/>
                      </a:xfrm>
                      <a:prstGeom prst="rect">
                        <a:avLst/>
                      </a:prstGeom>
                    </pic:spPr>
                  </pic:pic>
                </a:graphicData>
              </a:graphic>
            </wp:inline>
          </w:drawing>
        </w:r>
      </w:ins>
    </w:p>
    <w:p w14:paraId="472F208A" w14:textId="77777777" w:rsidR="00F87C7B" w:rsidRPr="008A021A" w:rsidRDefault="00F87C7B" w:rsidP="00F87C7B">
      <w:pPr>
        <w:pStyle w:val="NoSpacing"/>
        <w:rPr>
          <w:ins w:id="314" w:author="Tyler Frankenberg" w:date="2023-04-05T23:44:00Z"/>
          <w:rFonts w:ascii="Cambria" w:hAnsi="Cambria" w:cstheme="minorHAnsi"/>
          <w:sz w:val="24"/>
          <w:szCs w:val="24"/>
        </w:rPr>
      </w:pPr>
    </w:p>
    <w:p w14:paraId="76002F3D" w14:textId="13059F69" w:rsidR="00F87C7B" w:rsidRPr="00541902" w:rsidRDefault="00F87C7B" w:rsidP="00F87C7B">
      <w:pPr>
        <w:pStyle w:val="NoSpacing"/>
        <w:ind w:firstLine="360"/>
        <w:rPr>
          <w:ins w:id="315" w:author="Tyler Frankenberg" w:date="2023-04-05T23:44:00Z"/>
          <w:rFonts w:ascii="Cambria" w:hAnsi="Cambria" w:cstheme="minorHAnsi"/>
          <w:sz w:val="24"/>
          <w:szCs w:val="24"/>
        </w:rPr>
      </w:pPr>
      <w:ins w:id="316" w:author="Tyler Frankenberg" w:date="2023-04-05T23:44:00Z">
        <w:r w:rsidRPr="008A021A">
          <w:rPr>
            <w:rFonts w:ascii="Cambria" w:hAnsi="Cambria" w:cstheme="minorHAnsi"/>
            <w:sz w:val="24"/>
            <w:szCs w:val="24"/>
          </w:rPr>
          <w:t xml:space="preserve">Here, we see that over the period 2011-2019, </w:t>
        </w:r>
        <w:proofErr w:type="gramStart"/>
        <w:r w:rsidRPr="008A021A">
          <w:rPr>
            <w:rFonts w:ascii="Cambria" w:hAnsi="Cambria" w:cstheme="minorHAnsi"/>
            <w:sz w:val="24"/>
            <w:szCs w:val="24"/>
          </w:rPr>
          <w:t>over</w:t>
        </w:r>
        <w:proofErr w:type="gramEnd"/>
        <w:r w:rsidRPr="008A021A">
          <w:rPr>
            <w:rFonts w:ascii="Cambria" w:hAnsi="Cambria" w:cstheme="minorHAnsi"/>
            <w:sz w:val="24"/>
            <w:szCs w:val="24"/>
          </w:rPr>
          <w:t xml:space="preserve"> 20 times as many AI patents.   Does Los Alamos punch above its weight in terms of innovation?  Absolutely.  Is it as likely to attract domestic migration as Los Angeles County?  Almost certainly not in aggregate given its size disadvantage.  But on a per-capita basis, its relative </w:t>
        </w:r>
        <w:r w:rsidRPr="008A021A">
          <w:rPr>
            <w:rFonts w:ascii="Cambria" w:hAnsi="Cambria" w:cstheme="minorHAnsi"/>
            <w:i/>
            <w:iCs/>
            <w:sz w:val="24"/>
            <w:szCs w:val="24"/>
          </w:rPr>
          <w:t>specialization</w:t>
        </w:r>
        <w:r w:rsidRPr="008A021A">
          <w:rPr>
            <w:rFonts w:ascii="Cambria" w:hAnsi="Cambria" w:cstheme="minorHAnsi"/>
            <w:sz w:val="24"/>
            <w:szCs w:val="24"/>
          </w:rPr>
          <w:t xml:space="preserve"> as a research center should be visible in its ‘pull’, especially when considering the educational and innovation levels of the counties it pulls migrants </w:t>
        </w:r>
        <w:r w:rsidRPr="008A021A">
          <w:rPr>
            <w:rFonts w:ascii="Cambria" w:hAnsi="Cambria" w:cstheme="minorHAnsi"/>
            <w:i/>
            <w:iCs/>
            <w:sz w:val="24"/>
            <w:szCs w:val="24"/>
          </w:rPr>
          <w:t xml:space="preserve">from.  </w:t>
        </w:r>
      </w:ins>
      <w:ins w:id="317" w:author="Tyler Frankenberg" w:date="2023-04-05T23:47:00Z">
        <w:r w:rsidR="00541902">
          <w:rPr>
            <w:rFonts w:ascii="Cambria" w:hAnsi="Cambria" w:cstheme="minorHAnsi"/>
            <w:sz w:val="24"/>
            <w:szCs w:val="24"/>
          </w:rPr>
          <w:t xml:space="preserve">This illustrates the need to consider control variables, which I discuss in the next </w:t>
        </w:r>
      </w:ins>
      <w:ins w:id="318" w:author="Tyler Frankenberg" w:date="2023-04-05T23:48:00Z">
        <w:r w:rsidR="00541902">
          <w:rPr>
            <w:rFonts w:ascii="Cambria" w:hAnsi="Cambria" w:cstheme="minorHAnsi"/>
            <w:sz w:val="24"/>
            <w:szCs w:val="24"/>
          </w:rPr>
          <w:t>section.</w:t>
        </w:r>
      </w:ins>
    </w:p>
    <w:p w14:paraId="32E2C0A0" w14:textId="77777777" w:rsidR="00F87C7B" w:rsidRPr="008A021A" w:rsidRDefault="00F87C7B" w:rsidP="00F87C7B">
      <w:pPr>
        <w:pStyle w:val="NoSpacing"/>
        <w:rPr>
          <w:ins w:id="319" w:author="Tyler Frankenberg" w:date="2023-04-05T21:15:00Z"/>
          <w:rFonts w:ascii="Cambria" w:hAnsi="Cambria" w:cstheme="minorHAnsi"/>
          <w:sz w:val="24"/>
          <w:szCs w:val="24"/>
        </w:rPr>
        <w:pPrChange w:id="320" w:author="Tyler Frankenberg" w:date="2023-04-05T23:44:00Z">
          <w:pPr>
            <w:pStyle w:val="NoSpacing"/>
            <w:ind w:firstLine="360"/>
          </w:pPr>
        </w:pPrChange>
      </w:pPr>
    </w:p>
    <w:p w14:paraId="763313E8" w14:textId="45401B97" w:rsidR="00CD17F7" w:rsidRDefault="009E528F" w:rsidP="00F87C7B">
      <w:pPr>
        <w:pStyle w:val="NoSpacing"/>
        <w:ind w:firstLine="360"/>
        <w:rPr>
          <w:ins w:id="321" w:author="Tyler Frankenberg" w:date="2023-04-05T21:13:00Z"/>
          <w:rFonts w:ascii="Cambria" w:hAnsi="Cambria"/>
          <w:sz w:val="24"/>
          <w:szCs w:val="24"/>
        </w:rPr>
        <w:pPrChange w:id="322" w:author="Tyler Frankenberg" w:date="2023-04-05T23:47:00Z">
          <w:pPr>
            <w:pStyle w:val="NoSpacing"/>
          </w:pPr>
        </w:pPrChange>
      </w:pPr>
      <w:del w:id="323" w:author="Tyler Frankenberg" w:date="2023-04-05T21:15:00Z">
        <w:r w:rsidRPr="008A021A" w:rsidDel="00433204">
          <w:rPr>
            <w:rFonts w:ascii="Cambria" w:eastAsia="Times New Roman" w:hAnsi="Cambria" w:cstheme="minorHAnsi"/>
            <w:sz w:val="24"/>
            <w:szCs w:val="24"/>
          </w:rPr>
          <w:delText xml:space="preserve">While the analyses test many independent variables, two I’m particularly interested in given their demonstrated importance in the literature are </w:delText>
        </w:r>
        <w:r w:rsidR="003A06A7" w:rsidRPr="008A021A" w:rsidDel="00433204">
          <w:rPr>
            <w:rFonts w:ascii="Cambria" w:eastAsia="Times New Roman" w:hAnsi="Cambria" w:cstheme="minorHAnsi"/>
            <w:sz w:val="24"/>
            <w:szCs w:val="24"/>
          </w:rPr>
          <w:delText xml:space="preserve">total patents and total artificial intelligence patents.  </w:delText>
        </w:r>
      </w:del>
      <w:del w:id="324" w:author="Tyler Frankenberg" w:date="2023-04-05T23:47:00Z">
        <w:r w:rsidR="00DB66D9" w:rsidRPr="008A021A" w:rsidDel="00F87C7B">
          <w:rPr>
            <w:rFonts w:ascii="Cambria" w:eastAsia="Times New Roman" w:hAnsi="Cambria" w:cstheme="minorHAnsi"/>
            <w:sz w:val="24"/>
            <w:szCs w:val="24"/>
          </w:rPr>
          <w:delText xml:space="preserve">The total patents dataset is maintained by the United States </w:delText>
        </w:r>
        <w:r w:rsidR="005B0DF8" w:rsidRPr="008A021A" w:rsidDel="00F87C7B">
          <w:rPr>
            <w:rFonts w:ascii="Cambria" w:eastAsia="Times New Roman" w:hAnsi="Cambria" w:cstheme="minorHAnsi"/>
            <w:sz w:val="24"/>
            <w:szCs w:val="24"/>
          </w:rPr>
          <w:delText xml:space="preserve">Patent and Trademark Office’s PatentsView portal (and is also made conveniently accessible in full through Google BigQuery).  </w:delText>
        </w:r>
        <w:r w:rsidR="00534347" w:rsidRPr="008A021A" w:rsidDel="00F87C7B">
          <w:rPr>
            <w:rFonts w:ascii="Cambria" w:eastAsia="Times New Roman" w:hAnsi="Cambria" w:cstheme="minorHAnsi"/>
            <w:sz w:val="24"/>
            <w:szCs w:val="24"/>
          </w:rPr>
          <w:delText xml:space="preserve">For AI patents, I’ve joined the PatentsView dataset with the results of a </w:delText>
        </w:r>
        <w:r w:rsidR="00525C8C" w:rsidRPr="008A021A" w:rsidDel="00F87C7B">
          <w:rPr>
            <w:rFonts w:ascii="Cambria" w:hAnsi="Cambria" w:cstheme="minorHAnsi"/>
            <w:sz w:val="24"/>
            <w:szCs w:val="24"/>
          </w:rPr>
          <w:delText>binary classification</w:delText>
        </w:r>
        <w:r w:rsidR="001541ED" w:rsidRPr="008A021A" w:rsidDel="00F87C7B">
          <w:rPr>
            <w:rFonts w:ascii="Cambria" w:hAnsi="Cambria" w:cstheme="minorHAnsi"/>
            <w:sz w:val="24"/>
            <w:szCs w:val="24"/>
          </w:rPr>
          <w:delText xml:space="preserve"> for “AI”</w:delText>
        </w:r>
        <w:r w:rsidR="00525C8C" w:rsidRPr="008A021A" w:rsidDel="00F87C7B">
          <w:rPr>
            <w:rFonts w:ascii="Cambria" w:hAnsi="Cambria" w:cstheme="minorHAnsi"/>
            <w:sz w:val="24"/>
            <w:szCs w:val="24"/>
          </w:rPr>
          <w:delText xml:space="preserve"> </w:delText>
        </w:r>
        <w:r w:rsidR="001541ED" w:rsidRPr="008A021A" w:rsidDel="00F87C7B">
          <w:rPr>
            <w:rFonts w:ascii="Cambria" w:hAnsi="Cambria" w:cstheme="minorHAnsi"/>
            <w:sz w:val="24"/>
            <w:szCs w:val="24"/>
          </w:rPr>
          <w:delText xml:space="preserve">applied to the same universe of patents and patent applications </w:delText>
        </w:r>
        <w:r w:rsidR="00525C8C" w:rsidRPr="008A021A" w:rsidDel="00F87C7B">
          <w:rPr>
            <w:rFonts w:ascii="Cambria" w:hAnsi="Cambria" w:cstheme="minorHAnsi"/>
            <w:sz w:val="24"/>
            <w:szCs w:val="24"/>
          </w:rPr>
          <w:delText xml:space="preserve">by </w:delText>
        </w:r>
        <w:r w:rsidR="00525C8C" w:rsidRPr="008A021A" w:rsidDel="00F87C7B">
          <w:rPr>
            <w:rFonts w:ascii="Cambria" w:hAnsi="Cambria" w:cstheme="minorHAnsi"/>
            <w:sz w:val="24"/>
            <w:szCs w:val="24"/>
            <w:highlight w:val="yellow"/>
          </w:rPr>
          <w:delText>Giczy, Pairolero, &amp; Toole</w:delText>
        </w:r>
        <w:r w:rsidR="00ED7917" w:rsidRPr="008A021A" w:rsidDel="00F87C7B">
          <w:rPr>
            <w:rFonts w:ascii="Cambria" w:hAnsi="Cambria" w:cstheme="minorHAnsi"/>
            <w:sz w:val="24"/>
            <w:szCs w:val="24"/>
          </w:rPr>
          <w:delText xml:space="preserve">.  </w:delText>
        </w:r>
        <w:r w:rsidR="00FA21D3" w:rsidRPr="008A021A" w:rsidDel="00F87C7B">
          <w:rPr>
            <w:rFonts w:ascii="Cambria" w:hAnsi="Cambria" w:cstheme="minorHAnsi"/>
            <w:sz w:val="24"/>
            <w:szCs w:val="24"/>
          </w:rPr>
          <w:delText>Noting that the established patent classification scheme</w:delText>
        </w:r>
        <w:r w:rsidR="00ED7917" w:rsidRPr="008A021A" w:rsidDel="00F87C7B">
          <w:rPr>
            <w:rFonts w:ascii="Cambria" w:hAnsi="Cambria" w:cstheme="minorHAnsi"/>
            <w:sz w:val="24"/>
            <w:szCs w:val="24"/>
          </w:rPr>
          <w:delText xml:space="preserve">s maintained by USPTO and international bodies have not kept up with the </w:delText>
        </w:r>
        <w:r w:rsidR="00B2239D" w:rsidRPr="008A021A" w:rsidDel="00F87C7B">
          <w:rPr>
            <w:rFonts w:ascii="Cambria" w:hAnsi="Cambria" w:cstheme="minorHAnsi"/>
            <w:sz w:val="24"/>
            <w:szCs w:val="24"/>
          </w:rPr>
          <w:delText xml:space="preserve">rapid emergence of </w:delText>
        </w:r>
        <w:r w:rsidR="00A35A57" w:rsidRPr="008A021A" w:rsidDel="00F87C7B">
          <w:rPr>
            <w:rFonts w:ascii="Cambria" w:hAnsi="Cambria" w:cstheme="minorHAnsi"/>
            <w:sz w:val="24"/>
            <w:szCs w:val="24"/>
          </w:rPr>
          <w:delText xml:space="preserve">new AI technologies, </w:delText>
        </w:r>
        <w:r w:rsidR="00D819F7" w:rsidRPr="008A021A" w:rsidDel="00F87C7B">
          <w:rPr>
            <w:rFonts w:ascii="Cambria" w:hAnsi="Cambria" w:cstheme="minorHAnsi"/>
            <w:sz w:val="24"/>
            <w:szCs w:val="24"/>
          </w:rPr>
          <w:delText xml:space="preserve">this team used a natural language processing model to classify </w:delText>
        </w:r>
        <w:r w:rsidR="003610B0" w:rsidRPr="008A021A" w:rsidDel="00F87C7B">
          <w:rPr>
            <w:rFonts w:ascii="Cambria" w:hAnsi="Cambria" w:cstheme="minorHAnsi"/>
            <w:sz w:val="24"/>
            <w:szCs w:val="24"/>
          </w:rPr>
          <w:delText xml:space="preserve">patents as pertaining to one of </w:delText>
        </w:r>
        <w:r w:rsidR="007C2B36" w:rsidRPr="008A021A" w:rsidDel="00F87C7B">
          <w:rPr>
            <w:rFonts w:ascii="Cambria" w:hAnsi="Cambria" w:cstheme="minorHAnsi"/>
            <w:sz w:val="24"/>
            <w:szCs w:val="24"/>
          </w:rPr>
          <w:delText xml:space="preserve">several </w:delText>
        </w:r>
        <w:r w:rsidR="00691F6A" w:rsidRPr="008A021A" w:rsidDel="00F87C7B">
          <w:rPr>
            <w:rFonts w:ascii="Cambria" w:hAnsi="Cambria" w:cstheme="minorHAnsi"/>
            <w:sz w:val="24"/>
            <w:szCs w:val="24"/>
          </w:rPr>
          <w:delText xml:space="preserve">technologies like image processing, speech processing, and machine learning, as well as hardware and AI modeling tools.  For the purposes of this analysis, I’m using only their top-level classification </w:delText>
        </w:r>
      </w:del>
      <w:del w:id="325" w:author="Tyler Frankenberg" w:date="2023-04-05T23:21:00Z">
        <w:r w:rsidR="00691F6A" w:rsidRPr="00BE0D49" w:rsidDel="00BE0D49">
          <w:rPr>
            <w:rFonts w:ascii="Cambria" w:hAnsi="Cambria" w:cstheme="minorHAnsi"/>
            <w:b/>
            <w:bCs/>
            <w:sz w:val="24"/>
            <w:szCs w:val="24"/>
            <w:rPrChange w:id="326" w:author="Tyler Frankenberg" w:date="2023-04-05T23:21:00Z">
              <w:rPr>
                <w:rFonts w:ascii="Cambria" w:hAnsi="Cambria" w:cstheme="minorHAnsi"/>
                <w:sz w:val="24"/>
                <w:szCs w:val="24"/>
              </w:rPr>
            </w:rPrChange>
          </w:rPr>
          <w:delText>‘</w:delText>
        </w:r>
      </w:del>
      <w:del w:id="327" w:author="Tyler Frankenberg" w:date="2023-04-05T23:47:00Z">
        <w:r w:rsidR="00691F6A" w:rsidRPr="00BE0D49" w:rsidDel="00F87C7B">
          <w:rPr>
            <w:rFonts w:ascii="Cambria" w:hAnsi="Cambria" w:cstheme="minorHAnsi"/>
            <w:b/>
            <w:bCs/>
            <w:sz w:val="24"/>
            <w:szCs w:val="24"/>
            <w:rPrChange w:id="328" w:author="Tyler Frankenberg" w:date="2023-04-05T23:21:00Z">
              <w:rPr>
                <w:rFonts w:ascii="Cambria" w:hAnsi="Cambria" w:cstheme="minorHAnsi"/>
                <w:sz w:val="24"/>
                <w:szCs w:val="24"/>
              </w:rPr>
            </w:rPrChange>
          </w:rPr>
          <w:delText>any_ai</w:delText>
        </w:r>
      </w:del>
      <w:del w:id="329" w:author="Tyler Frankenberg" w:date="2023-04-05T23:21:00Z">
        <w:r w:rsidR="00691F6A" w:rsidRPr="008A021A" w:rsidDel="00BE0D49">
          <w:rPr>
            <w:rFonts w:ascii="Cambria" w:hAnsi="Cambria" w:cstheme="minorHAnsi"/>
            <w:sz w:val="24"/>
            <w:szCs w:val="24"/>
          </w:rPr>
          <w:delText>’</w:delText>
        </w:r>
      </w:del>
      <w:del w:id="330" w:author="Tyler Frankenberg" w:date="2023-04-05T23:47:00Z">
        <w:r w:rsidR="00691F6A" w:rsidRPr="008A021A" w:rsidDel="00F87C7B">
          <w:rPr>
            <w:rFonts w:ascii="Cambria" w:hAnsi="Cambria" w:cstheme="minorHAnsi"/>
            <w:sz w:val="24"/>
            <w:szCs w:val="24"/>
          </w:rPr>
          <w:delText xml:space="preserve">, which </w:delText>
        </w:r>
        <w:r w:rsidR="00151D98" w:rsidRPr="008A021A" w:rsidDel="00F87C7B">
          <w:rPr>
            <w:rFonts w:ascii="Cambria" w:hAnsi="Cambria" w:cstheme="minorHAnsi"/>
            <w:sz w:val="24"/>
            <w:szCs w:val="24"/>
          </w:rPr>
          <w:delText xml:space="preserve">equals 1 when the patent is classified as </w:delText>
        </w:r>
        <w:r w:rsidR="00151D98" w:rsidRPr="008A021A" w:rsidDel="00F87C7B">
          <w:rPr>
            <w:rFonts w:ascii="Cambria" w:hAnsi="Cambria" w:cstheme="minorHAnsi"/>
            <w:i/>
            <w:iCs/>
            <w:sz w:val="24"/>
            <w:szCs w:val="24"/>
          </w:rPr>
          <w:delText>any</w:delText>
        </w:r>
        <w:r w:rsidR="00151D98" w:rsidRPr="008A021A" w:rsidDel="00F87C7B">
          <w:rPr>
            <w:rFonts w:ascii="Cambria" w:hAnsi="Cambria"/>
            <w:sz w:val="24"/>
            <w:szCs w:val="24"/>
          </w:rPr>
          <w:delText xml:space="preserve"> of their subdomains.</w:delText>
        </w:r>
      </w:del>
    </w:p>
    <w:p w14:paraId="3684D611" w14:textId="62DCD0E0" w:rsidR="00CD17F7" w:rsidRDefault="00CD17F7" w:rsidP="00CD17F7">
      <w:pPr>
        <w:pStyle w:val="NoSpacing"/>
        <w:rPr>
          <w:ins w:id="331" w:author="Tyler Frankenberg" w:date="2023-04-05T21:14:00Z"/>
          <w:rFonts w:ascii="Cambria" w:hAnsi="Cambria"/>
          <w:i/>
          <w:iCs/>
          <w:sz w:val="24"/>
          <w:szCs w:val="24"/>
        </w:rPr>
      </w:pPr>
      <w:ins w:id="332" w:author="Tyler Frankenberg" w:date="2023-04-05T21:13:00Z">
        <w:r w:rsidRPr="00CD17F7">
          <w:rPr>
            <w:rFonts w:ascii="Cambria" w:hAnsi="Cambria"/>
            <w:i/>
            <w:iCs/>
            <w:sz w:val="24"/>
            <w:szCs w:val="24"/>
            <w:rPrChange w:id="333" w:author="Tyler Frankenberg" w:date="2023-04-05T21:13:00Z">
              <w:rPr>
                <w:rFonts w:ascii="Cambria" w:hAnsi="Cambria"/>
                <w:sz w:val="24"/>
                <w:szCs w:val="24"/>
              </w:rPr>
            </w:rPrChange>
          </w:rPr>
          <w:t>Control variables</w:t>
        </w:r>
      </w:ins>
    </w:p>
    <w:p w14:paraId="1BBF2C52" w14:textId="0F75A068" w:rsidR="00CD17F7" w:rsidRDefault="00CD17F7" w:rsidP="00CD17F7">
      <w:pPr>
        <w:pStyle w:val="NoSpacing"/>
        <w:rPr>
          <w:ins w:id="334" w:author="Tyler Frankenberg" w:date="2023-04-05T21:14:00Z"/>
          <w:rFonts w:ascii="Cambria" w:hAnsi="Cambria"/>
          <w:i/>
          <w:iCs/>
          <w:sz w:val="24"/>
          <w:szCs w:val="24"/>
        </w:rPr>
      </w:pPr>
    </w:p>
    <w:p w14:paraId="2E976B35" w14:textId="3CA02E1C" w:rsidR="00CD17F7" w:rsidRPr="00CD17F7" w:rsidRDefault="00433204" w:rsidP="00CD17F7">
      <w:pPr>
        <w:pStyle w:val="NoSpacing"/>
        <w:rPr>
          <w:rFonts w:ascii="Cambria" w:hAnsi="Cambria"/>
          <w:i/>
          <w:iCs/>
          <w:sz w:val="24"/>
          <w:szCs w:val="24"/>
          <w:rPrChange w:id="335" w:author="Tyler Frankenberg" w:date="2023-04-05T21:13:00Z">
            <w:rPr>
              <w:rFonts w:ascii="Cambria" w:hAnsi="Cambria"/>
              <w:sz w:val="24"/>
              <w:szCs w:val="24"/>
            </w:rPr>
          </w:rPrChange>
        </w:rPr>
        <w:pPrChange w:id="336" w:author="Tyler Frankenberg" w:date="2023-04-05T21:13:00Z">
          <w:pPr>
            <w:pStyle w:val="NoSpacing"/>
            <w:ind w:firstLine="360"/>
          </w:pPr>
        </w:pPrChange>
      </w:pPr>
      <w:ins w:id="337" w:author="Tyler Frankenberg" w:date="2023-04-05T21:14:00Z">
        <w:r>
          <w:rPr>
            <w:rFonts w:ascii="Cambria" w:hAnsi="Cambria"/>
            <w:i/>
            <w:iCs/>
            <w:sz w:val="24"/>
            <w:szCs w:val="24"/>
          </w:rPr>
          <w:t>Education level</w:t>
        </w:r>
      </w:ins>
    </w:p>
    <w:p w14:paraId="3E4B1EA7" w14:textId="786A0A35" w:rsidR="00C15CD3" w:rsidRDefault="00355211" w:rsidP="00C15CD3">
      <w:pPr>
        <w:pStyle w:val="NoSpacing"/>
        <w:ind w:firstLine="360"/>
        <w:rPr>
          <w:ins w:id="338" w:author="Tyler Frankenberg" w:date="2023-04-05T22:44:00Z"/>
          <w:rFonts w:ascii="Cambria" w:eastAsia="Times New Roman" w:hAnsi="Cambria" w:cstheme="minorHAnsi"/>
          <w:sz w:val="24"/>
          <w:szCs w:val="24"/>
        </w:rPr>
      </w:pPr>
      <w:commentRangeStart w:id="339"/>
      <w:r w:rsidRPr="008A021A">
        <w:rPr>
          <w:rFonts w:ascii="Cambria" w:hAnsi="Cambria"/>
          <w:sz w:val="24"/>
          <w:szCs w:val="24"/>
        </w:rPr>
        <w:t>Another important independent variable to the analysis</w:t>
      </w:r>
      <w:r w:rsidR="00A318DC" w:rsidRPr="008A021A">
        <w:rPr>
          <w:rFonts w:ascii="Cambria" w:hAnsi="Cambria"/>
          <w:sz w:val="24"/>
          <w:szCs w:val="24"/>
        </w:rPr>
        <w:t xml:space="preserve"> is the percentage of county population with a</w:t>
      </w:r>
      <w:r w:rsidR="000711BE" w:rsidRPr="008A021A">
        <w:rPr>
          <w:rFonts w:ascii="Cambria" w:hAnsi="Cambria"/>
          <w:sz w:val="24"/>
          <w:szCs w:val="24"/>
        </w:rPr>
        <w:t>t least a</w:t>
      </w:r>
      <w:r w:rsidR="00A318DC" w:rsidRPr="008A021A">
        <w:rPr>
          <w:rFonts w:ascii="Cambria" w:hAnsi="Cambria"/>
          <w:sz w:val="24"/>
          <w:szCs w:val="24"/>
        </w:rPr>
        <w:t xml:space="preserve"> bachelor’s degree.</w:t>
      </w:r>
      <w:commentRangeEnd w:id="339"/>
      <w:r w:rsidR="000711BE" w:rsidRPr="008A021A">
        <w:rPr>
          <w:rStyle w:val="CommentReference"/>
          <w:rFonts w:ascii="Cambria" w:eastAsiaTheme="minorHAnsi" w:hAnsi="Cambria" w:cstheme="minorBidi"/>
          <w:color w:val="auto"/>
          <w:sz w:val="24"/>
          <w:szCs w:val="24"/>
        </w:rPr>
        <w:commentReference w:id="339"/>
      </w:r>
      <w:r w:rsidR="000711BE" w:rsidRPr="008A021A">
        <w:rPr>
          <w:rFonts w:ascii="Cambria" w:hAnsi="Cambria"/>
          <w:sz w:val="24"/>
          <w:szCs w:val="24"/>
        </w:rPr>
        <w:t xml:space="preserve">   The </w:t>
      </w:r>
      <w:r w:rsidR="00CE551B" w:rsidRPr="008A021A">
        <w:rPr>
          <w:rFonts w:ascii="Cambria" w:hAnsi="Cambria"/>
          <w:sz w:val="24"/>
          <w:szCs w:val="24"/>
        </w:rPr>
        <w:t xml:space="preserve">Census Bureau publishes periodic survey results </w:t>
      </w:r>
      <w:r w:rsidR="00B9224E" w:rsidRPr="008A021A">
        <w:rPr>
          <w:rFonts w:ascii="Cambria" w:hAnsi="Cambria"/>
          <w:sz w:val="24"/>
          <w:szCs w:val="24"/>
        </w:rPr>
        <w:t>of population by education level</w:t>
      </w:r>
      <w:r w:rsidR="00A12281" w:rsidRPr="008A021A">
        <w:rPr>
          <w:rFonts w:ascii="Cambria" w:hAnsi="Cambria"/>
          <w:sz w:val="24"/>
          <w:szCs w:val="24"/>
        </w:rPr>
        <w:t xml:space="preserve">, the most recent of which were in 2000, 2011, and 2020.  For convenience, I’m using </w:t>
      </w:r>
      <w:r w:rsidR="00A12281" w:rsidRPr="008A021A">
        <w:rPr>
          <w:rFonts w:ascii="Cambria" w:hAnsi="Cambria"/>
          <w:sz w:val="24"/>
          <w:szCs w:val="24"/>
          <w:highlight w:val="yellow"/>
        </w:rPr>
        <w:t>the data as published by the Department of Agriculture</w:t>
      </w:r>
      <w:r w:rsidR="00992484" w:rsidRPr="008A021A">
        <w:rPr>
          <w:rFonts w:ascii="Cambria" w:hAnsi="Cambria"/>
          <w:sz w:val="24"/>
          <w:szCs w:val="24"/>
          <w:highlight w:val="yellow"/>
        </w:rPr>
        <w:t>’s Economic Research Service</w:t>
      </w:r>
      <w:r w:rsidR="00992484" w:rsidRPr="008A021A">
        <w:rPr>
          <w:rFonts w:ascii="Cambria" w:hAnsi="Cambria"/>
          <w:sz w:val="24"/>
          <w:szCs w:val="24"/>
        </w:rPr>
        <w:t xml:space="preserve">, which also provides </w:t>
      </w:r>
      <w:r w:rsidR="00353B18" w:rsidRPr="008A021A">
        <w:rPr>
          <w:rFonts w:ascii="Cambria" w:hAnsi="Cambria"/>
          <w:sz w:val="24"/>
          <w:szCs w:val="24"/>
        </w:rPr>
        <w:t xml:space="preserve">potentially relevant independent variables including </w:t>
      </w:r>
      <w:r w:rsidR="00407949" w:rsidRPr="008A021A">
        <w:rPr>
          <w:rFonts w:ascii="Cambria" w:hAnsi="Cambria"/>
          <w:sz w:val="24"/>
          <w:szCs w:val="24"/>
        </w:rPr>
        <w:t xml:space="preserve">each county’s ‘Rural-Urban Continuum Code’ which classifies </w:t>
      </w:r>
      <w:r w:rsidR="00C15CD3" w:rsidRPr="008A021A">
        <w:rPr>
          <w:rFonts w:ascii="Cambria" w:hAnsi="Cambria"/>
          <w:sz w:val="24"/>
          <w:szCs w:val="24"/>
        </w:rPr>
        <w:t xml:space="preserve">the character of its </w:t>
      </w:r>
      <w:r w:rsidR="00C15CD3" w:rsidRPr="008A021A">
        <w:rPr>
          <w:rFonts w:ascii="Cambria" w:hAnsi="Cambria"/>
          <w:sz w:val="24"/>
          <w:szCs w:val="24"/>
        </w:rPr>
        <w:lastRenderedPageBreak/>
        <w:t>built environment</w:t>
      </w:r>
      <w:r w:rsidR="002F14B4" w:rsidRPr="008A021A">
        <w:rPr>
          <w:rFonts w:ascii="Cambria" w:hAnsi="Cambria"/>
          <w:sz w:val="24"/>
          <w:szCs w:val="24"/>
        </w:rPr>
        <w:t xml:space="preserve"> </w:t>
      </w:r>
      <w:r w:rsidR="002F14B4" w:rsidRPr="008A021A">
        <w:rPr>
          <w:rFonts w:ascii="Cambria" w:eastAsia="Times New Roman" w:hAnsi="Cambria" w:cstheme="minorHAnsi"/>
          <w:sz w:val="24"/>
          <w:szCs w:val="24"/>
        </w:rPr>
        <w:t>(</w:t>
      </w:r>
      <w:ins w:id="340" w:author="Tyler Frankenberg" w:date="2023-04-05T22:44:00Z">
        <w:r w:rsidR="00AA0AE0">
          <w:rPr>
            <w:rFonts w:ascii="Cambria" w:eastAsia="Times New Roman" w:hAnsi="Cambria" w:cstheme="minorHAnsi"/>
            <w:sz w:val="24"/>
            <w:szCs w:val="24"/>
            <w:highlight w:val="yellow"/>
          </w:rPr>
          <w:fldChar w:fldCharType="begin"/>
        </w:r>
        <w:r w:rsidR="00AA0AE0">
          <w:rPr>
            <w:rFonts w:ascii="Cambria" w:eastAsia="Times New Roman" w:hAnsi="Cambria" w:cstheme="minorHAnsi"/>
            <w:sz w:val="24"/>
            <w:szCs w:val="24"/>
            <w:highlight w:val="yellow"/>
          </w:rPr>
          <w:instrText xml:space="preserve"> HYPERLINK "</w:instrText>
        </w:r>
      </w:ins>
      <w:r w:rsidR="00AA0AE0" w:rsidRPr="008A021A">
        <w:rPr>
          <w:rFonts w:ascii="Cambria" w:eastAsia="Times New Roman" w:hAnsi="Cambria" w:cstheme="minorHAnsi"/>
          <w:sz w:val="24"/>
          <w:szCs w:val="24"/>
          <w:highlight w:val="yellow"/>
        </w:rPr>
        <w:instrText>https://www.ers.usda.gov/data-products/county-level-data-sets/county-level-data-sets-download-data/</w:instrText>
      </w:r>
      <w:ins w:id="341" w:author="Tyler Frankenberg" w:date="2023-04-05T22:44:00Z">
        <w:r w:rsidR="00AA0AE0">
          <w:rPr>
            <w:rFonts w:ascii="Cambria" w:eastAsia="Times New Roman" w:hAnsi="Cambria" w:cstheme="minorHAnsi"/>
            <w:sz w:val="24"/>
            <w:szCs w:val="24"/>
            <w:highlight w:val="yellow"/>
          </w:rPr>
          <w:instrText xml:space="preserve">" </w:instrText>
        </w:r>
        <w:r w:rsidR="00AA0AE0">
          <w:rPr>
            <w:rFonts w:ascii="Cambria" w:eastAsia="Times New Roman" w:hAnsi="Cambria" w:cstheme="minorHAnsi"/>
            <w:sz w:val="24"/>
            <w:szCs w:val="24"/>
            <w:highlight w:val="yellow"/>
          </w:rPr>
          <w:fldChar w:fldCharType="separate"/>
        </w:r>
      </w:ins>
      <w:r w:rsidR="00AA0AE0" w:rsidRPr="00775CF6">
        <w:rPr>
          <w:rStyle w:val="Hyperlink"/>
          <w:rFonts w:ascii="Cambria" w:eastAsia="Times New Roman" w:hAnsi="Cambria" w:cstheme="minorHAnsi"/>
          <w:sz w:val="24"/>
          <w:szCs w:val="24"/>
          <w:highlight w:val="yellow"/>
        </w:rPr>
        <w:t>https://www.ers.usda.gov/data-products/county-level-data-sets/county-level-data-sets-download-data/</w:t>
      </w:r>
      <w:ins w:id="342" w:author="Tyler Frankenberg" w:date="2023-04-05T22:44:00Z">
        <w:r w:rsidR="00AA0AE0">
          <w:rPr>
            <w:rFonts w:ascii="Cambria" w:eastAsia="Times New Roman" w:hAnsi="Cambria" w:cstheme="minorHAnsi"/>
            <w:sz w:val="24"/>
            <w:szCs w:val="24"/>
            <w:highlight w:val="yellow"/>
          </w:rPr>
          <w:fldChar w:fldCharType="end"/>
        </w:r>
      </w:ins>
      <w:r w:rsidR="002F14B4" w:rsidRPr="008A021A">
        <w:rPr>
          <w:rFonts w:ascii="Cambria" w:eastAsia="Times New Roman" w:hAnsi="Cambria" w:cstheme="minorHAnsi"/>
          <w:sz w:val="24"/>
          <w:szCs w:val="24"/>
          <w:highlight w:val="yellow"/>
        </w:rPr>
        <w:t>).</w:t>
      </w:r>
    </w:p>
    <w:p w14:paraId="5362EC22" w14:textId="77777777" w:rsidR="00BE0D49" w:rsidRDefault="00BE0D49" w:rsidP="00AA0AE0">
      <w:pPr>
        <w:pStyle w:val="NoSpacing"/>
        <w:rPr>
          <w:ins w:id="343" w:author="Tyler Frankenberg" w:date="2023-04-05T22:44:00Z"/>
          <w:rFonts w:ascii="Cambria" w:eastAsia="Times New Roman" w:hAnsi="Cambria" w:cstheme="minorHAnsi"/>
          <w:sz w:val="24"/>
          <w:szCs w:val="24"/>
        </w:rPr>
      </w:pPr>
    </w:p>
    <w:p w14:paraId="440280A1" w14:textId="6B9DE324" w:rsidR="00AA0AE0" w:rsidRPr="00AA0AE0" w:rsidRDefault="00AA0AE0" w:rsidP="00AA0AE0">
      <w:pPr>
        <w:pStyle w:val="NoSpacing"/>
        <w:rPr>
          <w:rFonts w:ascii="Cambria" w:hAnsi="Cambria"/>
          <w:i/>
          <w:iCs/>
          <w:sz w:val="24"/>
          <w:szCs w:val="24"/>
          <w:rPrChange w:id="344" w:author="Tyler Frankenberg" w:date="2023-04-05T22:44:00Z">
            <w:rPr>
              <w:rFonts w:ascii="Cambria" w:hAnsi="Cambria"/>
              <w:sz w:val="24"/>
              <w:szCs w:val="24"/>
            </w:rPr>
          </w:rPrChange>
        </w:rPr>
        <w:pPrChange w:id="345" w:author="Tyler Frankenberg" w:date="2023-04-05T22:44:00Z">
          <w:pPr>
            <w:pStyle w:val="NoSpacing"/>
            <w:ind w:firstLine="360"/>
          </w:pPr>
        </w:pPrChange>
      </w:pPr>
      <w:ins w:id="346" w:author="Tyler Frankenberg" w:date="2023-04-05T22:44:00Z">
        <w:r>
          <w:rPr>
            <w:rFonts w:ascii="Cambria" w:eastAsia="Times New Roman" w:hAnsi="Cambria" w:cstheme="minorHAnsi"/>
            <w:i/>
            <w:iCs/>
            <w:sz w:val="24"/>
            <w:szCs w:val="24"/>
          </w:rPr>
          <w:t>Natural Amenity Scale</w:t>
        </w:r>
      </w:ins>
    </w:p>
    <w:p w14:paraId="73B1BA9A" w14:textId="561A5E0F" w:rsidR="00B45705" w:rsidRPr="008A021A" w:rsidDel="00AA0AE0" w:rsidRDefault="0091294D" w:rsidP="00AA0AE0">
      <w:pPr>
        <w:pStyle w:val="NoSpacing"/>
        <w:rPr>
          <w:del w:id="347" w:author="Tyler Frankenberg" w:date="2023-04-05T22:41:00Z"/>
          <w:rFonts w:ascii="Cambria" w:hAnsi="Cambria"/>
          <w:sz w:val="24"/>
          <w:szCs w:val="24"/>
        </w:rPr>
        <w:pPrChange w:id="348" w:author="Tyler Frankenberg" w:date="2023-04-05T22:41:00Z">
          <w:pPr>
            <w:pStyle w:val="NoSpacing"/>
          </w:pPr>
        </w:pPrChange>
      </w:pPr>
      <w:r w:rsidRPr="008A021A">
        <w:rPr>
          <w:rFonts w:ascii="Cambria" w:hAnsi="Cambria"/>
          <w:sz w:val="24"/>
          <w:szCs w:val="24"/>
        </w:rPr>
        <w:t xml:space="preserve">      </w:t>
      </w:r>
      <w:del w:id="349" w:author="Tyler Frankenberg" w:date="2023-04-05T22:41:00Z">
        <w:r w:rsidR="00654FF0" w:rsidRPr="008A021A" w:rsidDel="00EA54A5">
          <w:rPr>
            <w:rFonts w:ascii="Cambria" w:hAnsi="Cambria"/>
            <w:sz w:val="24"/>
            <w:szCs w:val="24"/>
          </w:rPr>
          <w:delText>Aside from these important variables we’ve identified from the literature, o</w:delText>
        </w:r>
        <w:r w:rsidR="00654FF0" w:rsidRPr="008A021A" w:rsidDel="00AA0AE0">
          <w:rPr>
            <w:rFonts w:ascii="Cambria" w:hAnsi="Cambria"/>
            <w:sz w:val="24"/>
            <w:szCs w:val="24"/>
          </w:rPr>
          <w:delText xml:space="preserve">ther </w:delText>
        </w:r>
        <w:r w:rsidR="00654FF0" w:rsidRPr="008A021A" w:rsidDel="00EA54A5">
          <w:rPr>
            <w:rFonts w:ascii="Cambria" w:hAnsi="Cambria"/>
            <w:sz w:val="24"/>
            <w:szCs w:val="24"/>
          </w:rPr>
          <w:delText>influencing factors</w:delText>
        </w:r>
        <w:r w:rsidR="00654FF0" w:rsidRPr="008A021A" w:rsidDel="00AA0AE0">
          <w:rPr>
            <w:rFonts w:ascii="Cambria" w:hAnsi="Cambria"/>
            <w:sz w:val="24"/>
            <w:szCs w:val="24"/>
          </w:rPr>
          <w:delText xml:space="preserve"> become apparent as we begin to analyze data.  </w:delText>
        </w:r>
        <w:r w:rsidR="007565C0" w:rsidRPr="008A021A" w:rsidDel="00AA0AE0">
          <w:rPr>
            <w:rFonts w:ascii="Cambria" w:hAnsi="Cambria"/>
            <w:sz w:val="24"/>
            <w:szCs w:val="24"/>
          </w:rPr>
          <w:delText>Consider</w:delText>
        </w:r>
        <w:r w:rsidR="002B7FD8" w:rsidRPr="008A021A" w:rsidDel="00AA0AE0">
          <w:rPr>
            <w:rFonts w:ascii="Cambria" w:hAnsi="Cambria"/>
            <w:sz w:val="24"/>
            <w:szCs w:val="24"/>
          </w:rPr>
          <w:delText>, for a moment, the top 10 counties by share of US domestic migration over the period 2011-2019</w:delText>
        </w:r>
        <w:r w:rsidR="007E349C" w:rsidRPr="008A021A" w:rsidDel="00AA0AE0">
          <w:rPr>
            <w:rFonts w:ascii="Cambria" w:hAnsi="Cambria"/>
            <w:sz w:val="24"/>
            <w:szCs w:val="24"/>
          </w:rPr>
          <w:delText>:</w:delText>
        </w:r>
      </w:del>
    </w:p>
    <w:p w14:paraId="3AE1B06B" w14:textId="4C973B04" w:rsidR="007E349C" w:rsidRPr="008A021A" w:rsidDel="00AA0AE0" w:rsidRDefault="007E349C" w:rsidP="00AA0AE0">
      <w:pPr>
        <w:pStyle w:val="NoSpacing"/>
        <w:rPr>
          <w:del w:id="350" w:author="Tyler Frankenberg" w:date="2023-04-05T22:41:00Z"/>
          <w:rFonts w:ascii="Cambria" w:hAnsi="Cambria"/>
          <w:sz w:val="24"/>
          <w:szCs w:val="24"/>
        </w:rPr>
        <w:pPrChange w:id="351" w:author="Tyler Frankenberg" w:date="2023-04-05T22:41:00Z">
          <w:pPr>
            <w:pStyle w:val="NoSpacing"/>
          </w:pPr>
        </w:pPrChange>
      </w:pPr>
    </w:p>
    <w:p w14:paraId="24D449F5" w14:textId="7BD78DAA" w:rsidR="00B45705" w:rsidRPr="008A021A" w:rsidDel="00AA0AE0" w:rsidRDefault="00B45705" w:rsidP="00AA0AE0">
      <w:pPr>
        <w:pStyle w:val="NoSpacing"/>
        <w:rPr>
          <w:del w:id="352" w:author="Tyler Frankenberg" w:date="2023-04-05T22:41:00Z"/>
          <w:rFonts w:ascii="Cambria" w:hAnsi="Cambria"/>
          <w:sz w:val="24"/>
          <w:szCs w:val="24"/>
        </w:rPr>
        <w:pPrChange w:id="353" w:author="Tyler Frankenberg" w:date="2023-04-05T22:41:00Z">
          <w:pPr>
            <w:pStyle w:val="NoSpacing"/>
          </w:pPr>
        </w:pPrChange>
      </w:pPr>
      <w:del w:id="354" w:author="Tyler Frankenberg" w:date="2023-04-05T22:41:00Z">
        <w:r w:rsidRPr="008A021A" w:rsidDel="00AA0AE0">
          <w:rPr>
            <w:rFonts w:ascii="Cambria" w:hAnsi="Cambria"/>
            <w:noProof/>
            <w:sz w:val="24"/>
            <w:szCs w:val="24"/>
          </w:rPr>
          <w:drawing>
            <wp:inline distT="0" distB="0" distL="0" distR="0" wp14:anchorId="5213976A" wp14:editId="72372001">
              <wp:extent cx="5943600" cy="2531745"/>
              <wp:effectExtent l="0" t="0" r="0" b="1905"/>
              <wp:docPr id="2"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with low confidence"/>
                      <pic:cNvPicPr/>
                    </pic:nvPicPr>
                    <pic:blipFill>
                      <a:blip r:embed="rId16"/>
                      <a:stretch>
                        <a:fillRect/>
                      </a:stretch>
                    </pic:blipFill>
                    <pic:spPr>
                      <a:xfrm>
                        <a:off x="0" y="0"/>
                        <a:ext cx="5943600" cy="2531745"/>
                      </a:xfrm>
                      <a:prstGeom prst="rect">
                        <a:avLst/>
                      </a:prstGeom>
                    </pic:spPr>
                  </pic:pic>
                </a:graphicData>
              </a:graphic>
            </wp:inline>
          </w:drawing>
        </w:r>
      </w:del>
    </w:p>
    <w:p w14:paraId="682763DB" w14:textId="058716BC" w:rsidR="007E349C" w:rsidRPr="008A021A" w:rsidDel="00AA0AE0" w:rsidRDefault="007E349C" w:rsidP="00AA0AE0">
      <w:pPr>
        <w:pStyle w:val="NoSpacing"/>
        <w:rPr>
          <w:del w:id="355" w:author="Tyler Frankenberg" w:date="2023-04-05T22:41:00Z"/>
          <w:rFonts w:ascii="Cambria" w:hAnsi="Cambria"/>
          <w:i/>
          <w:iCs/>
          <w:sz w:val="24"/>
          <w:szCs w:val="24"/>
        </w:rPr>
        <w:pPrChange w:id="356" w:author="Tyler Frankenberg" w:date="2023-04-05T22:41:00Z">
          <w:pPr>
            <w:pStyle w:val="NoSpacing"/>
            <w:jc w:val="center"/>
          </w:pPr>
        </w:pPrChange>
      </w:pPr>
      <w:del w:id="357" w:author="Tyler Frankenberg" w:date="2023-04-05T22:41:00Z">
        <w:r w:rsidRPr="008A021A" w:rsidDel="00AA0AE0">
          <w:rPr>
            <w:rFonts w:ascii="Cambria" w:hAnsi="Cambria"/>
            <w:i/>
            <w:iCs/>
            <w:sz w:val="24"/>
            <w:szCs w:val="24"/>
          </w:rPr>
          <w:delText>Fig 1.  Top 10 US counties by share of total domestic in-migration, 2011-2019</w:delText>
        </w:r>
        <w:r w:rsidR="00251BE2" w:rsidRPr="008A021A" w:rsidDel="00AA0AE0">
          <w:rPr>
            <w:rFonts w:ascii="Cambria" w:hAnsi="Cambria"/>
            <w:i/>
            <w:iCs/>
            <w:sz w:val="24"/>
            <w:szCs w:val="24"/>
          </w:rPr>
          <w:delText xml:space="preserve"> (domestic_mig_share)</w:delText>
        </w:r>
      </w:del>
    </w:p>
    <w:p w14:paraId="466DE8CE" w14:textId="2A7FCC2B" w:rsidR="00D76DA9" w:rsidRPr="008A021A" w:rsidDel="00AA0AE0" w:rsidRDefault="00D76DA9" w:rsidP="00AA0AE0">
      <w:pPr>
        <w:pStyle w:val="NoSpacing"/>
        <w:rPr>
          <w:del w:id="358" w:author="Tyler Frankenberg" w:date="2023-04-05T22:41:00Z"/>
          <w:rFonts w:ascii="Cambria" w:hAnsi="Cambria"/>
          <w:i/>
          <w:iCs/>
          <w:sz w:val="24"/>
          <w:szCs w:val="24"/>
        </w:rPr>
        <w:pPrChange w:id="359" w:author="Tyler Frankenberg" w:date="2023-04-05T22:41:00Z">
          <w:pPr>
            <w:pStyle w:val="NoSpacing"/>
            <w:jc w:val="center"/>
          </w:pPr>
        </w:pPrChange>
      </w:pPr>
    </w:p>
    <w:p w14:paraId="62ED5914" w14:textId="2A4D06C7" w:rsidR="00251BE2" w:rsidRDefault="00E43ACC" w:rsidP="00AA0AE0">
      <w:pPr>
        <w:pStyle w:val="NoSpacing"/>
        <w:rPr>
          <w:ins w:id="360" w:author="Tyler Frankenberg" w:date="2023-04-05T23:42:00Z"/>
          <w:rFonts w:ascii="Cambria" w:eastAsia="Times New Roman" w:hAnsi="Cambria" w:cs="Calibri"/>
          <w:sz w:val="24"/>
          <w:szCs w:val="24"/>
        </w:rPr>
      </w:pPr>
      <w:del w:id="361" w:author="Tyler Frankenberg" w:date="2023-04-05T22:41:00Z">
        <w:r w:rsidRPr="008A021A" w:rsidDel="00AA0AE0">
          <w:rPr>
            <w:rFonts w:ascii="Cambria" w:hAnsi="Cambria"/>
            <w:sz w:val="24"/>
            <w:szCs w:val="24"/>
          </w:rPr>
          <w:delText>E</w:delText>
        </w:r>
        <w:r w:rsidR="00646C59" w:rsidRPr="008A021A" w:rsidDel="00AA0AE0">
          <w:rPr>
            <w:rFonts w:ascii="Cambria" w:hAnsi="Cambria"/>
            <w:sz w:val="24"/>
            <w:szCs w:val="24"/>
          </w:rPr>
          <w:delText>xcepting</w:delText>
        </w:r>
        <w:r w:rsidR="00D76DA9" w:rsidRPr="008A021A" w:rsidDel="00AA0AE0">
          <w:rPr>
            <w:rFonts w:ascii="Cambria" w:hAnsi="Cambria"/>
            <w:sz w:val="24"/>
            <w:szCs w:val="24"/>
          </w:rPr>
          <w:delText xml:space="preserve"> perhaps Wake County, NC, </w:delText>
        </w:r>
        <w:r w:rsidR="00295176" w:rsidRPr="008A021A" w:rsidDel="00AA0AE0">
          <w:rPr>
            <w:rFonts w:ascii="Cambria" w:hAnsi="Cambria"/>
            <w:sz w:val="24"/>
            <w:szCs w:val="24"/>
          </w:rPr>
          <w:delText>which shares the renowned Research Triangle with its neighbor</w:delText>
        </w:r>
        <w:r w:rsidR="004C69CC" w:rsidRPr="008A021A" w:rsidDel="00AA0AE0">
          <w:rPr>
            <w:rFonts w:ascii="Cambria" w:hAnsi="Cambria"/>
            <w:sz w:val="24"/>
            <w:szCs w:val="24"/>
          </w:rPr>
          <w:delText xml:space="preserve"> Durham County</w:delText>
        </w:r>
        <w:r w:rsidR="00AD0FC4" w:rsidRPr="008A021A" w:rsidDel="00AA0AE0">
          <w:rPr>
            <w:rFonts w:ascii="Cambria" w:hAnsi="Cambria"/>
            <w:sz w:val="24"/>
            <w:szCs w:val="24"/>
          </w:rPr>
          <w:delText>, this list</w:delText>
        </w:r>
        <w:r w:rsidR="001906FA" w:rsidRPr="008A021A" w:rsidDel="00AA0AE0">
          <w:rPr>
            <w:rFonts w:ascii="Cambria" w:hAnsi="Cambria"/>
            <w:sz w:val="24"/>
            <w:szCs w:val="24"/>
          </w:rPr>
          <w:delText xml:space="preserve"> </w:delText>
        </w:r>
        <w:r w:rsidR="00646C59" w:rsidRPr="008A021A" w:rsidDel="00AA0AE0">
          <w:rPr>
            <w:rFonts w:ascii="Cambria" w:hAnsi="Cambria"/>
            <w:sz w:val="24"/>
            <w:szCs w:val="24"/>
          </w:rPr>
          <w:delText xml:space="preserve">does </w:delText>
        </w:r>
        <w:r w:rsidRPr="008A021A" w:rsidDel="00AA0AE0">
          <w:rPr>
            <w:rFonts w:ascii="Cambria" w:hAnsi="Cambria"/>
            <w:sz w:val="24"/>
            <w:szCs w:val="24"/>
          </w:rPr>
          <w:delText xml:space="preserve">not scream ‘innovation hubs.’   What might come to mind </w:delText>
        </w:r>
        <w:r w:rsidR="00F514E4" w:rsidRPr="008A021A" w:rsidDel="00AA0AE0">
          <w:rPr>
            <w:rFonts w:ascii="Cambria" w:hAnsi="Cambria"/>
            <w:sz w:val="24"/>
            <w:szCs w:val="24"/>
          </w:rPr>
          <w:delText>first is instead the fact that these locations are all in the so-called Sun Belt</w:delText>
        </w:r>
        <w:r w:rsidR="00986165" w:rsidRPr="008A021A" w:rsidDel="00AA0AE0">
          <w:rPr>
            <w:rFonts w:ascii="Cambria" w:hAnsi="Cambria"/>
            <w:sz w:val="24"/>
            <w:szCs w:val="24"/>
          </w:rPr>
          <w:delText xml:space="preserve"> states of the American South and Southwest.  </w:delText>
        </w:r>
      </w:del>
      <w:del w:id="362" w:author="Tyler Frankenberg" w:date="2023-04-05T23:36:00Z">
        <w:r w:rsidR="00986165" w:rsidRPr="008A021A" w:rsidDel="001C3C9E">
          <w:rPr>
            <w:rFonts w:ascii="Cambria" w:hAnsi="Cambria"/>
            <w:sz w:val="24"/>
            <w:szCs w:val="24"/>
          </w:rPr>
          <w:delText>To incorporate the</w:delText>
        </w:r>
        <w:r w:rsidR="002431E0" w:rsidRPr="008A021A" w:rsidDel="001C3C9E">
          <w:rPr>
            <w:rFonts w:ascii="Cambria" w:hAnsi="Cambria"/>
            <w:sz w:val="24"/>
            <w:szCs w:val="24"/>
          </w:rPr>
          <w:delText xml:space="preserve"> natural</w:delText>
        </w:r>
        <w:r w:rsidR="00986165" w:rsidRPr="008A021A" w:rsidDel="001C3C9E">
          <w:rPr>
            <w:rFonts w:ascii="Cambria" w:hAnsi="Cambria"/>
            <w:sz w:val="24"/>
            <w:szCs w:val="24"/>
          </w:rPr>
          <w:delText xml:space="preserve"> appeal of such warm,</w:delText>
        </w:r>
        <w:r w:rsidR="002431E0" w:rsidRPr="008A021A" w:rsidDel="001C3C9E">
          <w:rPr>
            <w:rFonts w:ascii="Cambria" w:hAnsi="Cambria"/>
            <w:sz w:val="24"/>
            <w:szCs w:val="24"/>
          </w:rPr>
          <w:delText xml:space="preserve"> sunny locations into our analysis, we </w:delText>
        </w:r>
        <w:r w:rsidR="004C69CC" w:rsidRPr="008A021A" w:rsidDel="001C3C9E">
          <w:rPr>
            <w:rFonts w:ascii="Cambria" w:hAnsi="Cambria"/>
            <w:sz w:val="24"/>
            <w:szCs w:val="24"/>
          </w:rPr>
          <w:delText xml:space="preserve">turn to </w:delText>
        </w:r>
      </w:del>
      <w:ins w:id="363" w:author="Tyler Frankenberg" w:date="2023-04-05T23:36:00Z">
        <w:r w:rsidR="001C3C9E">
          <w:rPr>
            <w:rFonts w:ascii="Cambria" w:hAnsi="Cambria"/>
            <w:sz w:val="24"/>
            <w:szCs w:val="24"/>
          </w:rPr>
          <w:t xml:space="preserve">To control for </w:t>
        </w:r>
      </w:ins>
      <w:ins w:id="364" w:author="Tyler Frankenberg" w:date="2023-04-05T23:37:00Z">
        <w:r w:rsidR="00F87C7B">
          <w:rPr>
            <w:rFonts w:ascii="Cambria" w:hAnsi="Cambria"/>
            <w:sz w:val="24"/>
            <w:szCs w:val="24"/>
          </w:rPr>
          <w:t xml:space="preserve">counties relative geographic appeal, I turn to </w:t>
        </w:r>
      </w:ins>
      <w:r w:rsidR="004C69CC" w:rsidRPr="008A021A">
        <w:rPr>
          <w:rFonts w:ascii="Cambria" w:hAnsi="Cambria"/>
          <w:sz w:val="24"/>
          <w:szCs w:val="24"/>
          <w:highlight w:val="yellow"/>
        </w:rPr>
        <w:t xml:space="preserve">David </w:t>
      </w:r>
      <w:proofErr w:type="spellStart"/>
      <w:r w:rsidR="00295176" w:rsidRPr="008A021A">
        <w:rPr>
          <w:rFonts w:ascii="Cambria" w:eastAsia="Times New Roman" w:hAnsi="Cambria" w:cs="Calibri"/>
          <w:sz w:val="24"/>
          <w:szCs w:val="24"/>
          <w:highlight w:val="yellow"/>
        </w:rPr>
        <w:t>McGranahan’s</w:t>
      </w:r>
      <w:proofErr w:type="spellEnd"/>
      <w:r w:rsidR="00295176" w:rsidRPr="008A021A">
        <w:rPr>
          <w:rFonts w:ascii="Cambria" w:eastAsia="Times New Roman" w:hAnsi="Cambria" w:cs="Calibri"/>
          <w:sz w:val="24"/>
          <w:szCs w:val="24"/>
          <w:highlight w:val="yellow"/>
        </w:rPr>
        <w:t xml:space="preserve"> Natural Amenity Scale (1999)</w:t>
      </w:r>
      <w:r w:rsidR="00295176" w:rsidRPr="008A021A">
        <w:rPr>
          <w:rFonts w:ascii="Cambria" w:eastAsia="Times New Roman" w:hAnsi="Cambria" w:cs="Calibri"/>
          <w:sz w:val="24"/>
          <w:szCs w:val="24"/>
        </w:rPr>
        <w:t xml:space="preserve"> to characterize the geographic appeal of counties in the lower 48 United States</w:t>
      </w:r>
      <w:r w:rsidR="004320ED" w:rsidRPr="008A021A">
        <w:rPr>
          <w:rFonts w:ascii="Cambria" w:eastAsia="Times New Roman" w:hAnsi="Cambria" w:cs="Calibri"/>
          <w:sz w:val="24"/>
          <w:szCs w:val="24"/>
        </w:rPr>
        <w:t>.</w:t>
      </w:r>
      <w:r w:rsidR="00295176" w:rsidRPr="008A021A">
        <w:rPr>
          <w:rFonts w:ascii="Cambria" w:eastAsia="Times New Roman" w:hAnsi="Cambria" w:cs="Calibri"/>
          <w:sz w:val="24"/>
          <w:szCs w:val="24"/>
        </w:rPr>
        <w:t xml:space="preserve"> </w:t>
      </w:r>
      <w:ins w:id="365" w:author="Tyler Frankenberg" w:date="2023-04-05T23:30:00Z">
        <w:r w:rsidR="001C3C9E">
          <w:rPr>
            <w:rFonts w:ascii="Cambria" w:eastAsia="Times New Roman" w:hAnsi="Cambria" w:cs="Calibri"/>
            <w:sz w:val="24"/>
            <w:szCs w:val="24"/>
          </w:rPr>
          <w:t xml:space="preserve"> </w:t>
        </w:r>
      </w:ins>
      <w:ins w:id="366" w:author="Tyler Frankenberg" w:date="2023-04-05T23:38:00Z">
        <w:r w:rsidR="00F87C7B">
          <w:rPr>
            <w:rFonts w:ascii="Cambria" w:eastAsia="Times New Roman" w:hAnsi="Cambria" w:cs="Calibri"/>
            <w:sz w:val="24"/>
            <w:szCs w:val="24"/>
          </w:rPr>
          <w:t>The scale is a weighted index constru</w:t>
        </w:r>
      </w:ins>
      <w:ins w:id="367" w:author="Tyler Frankenberg" w:date="2023-04-05T23:39:00Z">
        <w:r w:rsidR="00F87C7B">
          <w:rPr>
            <w:rFonts w:ascii="Cambria" w:eastAsia="Times New Roman" w:hAnsi="Cambria" w:cs="Calibri"/>
            <w:sz w:val="24"/>
            <w:szCs w:val="24"/>
          </w:rPr>
          <w:t xml:space="preserve">cted from variables including </w:t>
        </w:r>
      </w:ins>
      <w:ins w:id="368" w:author="Tyler Frankenberg" w:date="2023-04-05T23:31:00Z">
        <w:r w:rsidR="001C3C9E">
          <w:rPr>
            <w:rFonts w:ascii="Cambria" w:eastAsia="Times New Roman" w:hAnsi="Cambria" w:cs="Calibri"/>
            <w:sz w:val="24"/>
            <w:szCs w:val="24"/>
          </w:rPr>
          <w:t xml:space="preserve">July and January </w:t>
        </w:r>
        <w:proofErr w:type="spellStart"/>
        <w:r w:rsidR="001C3C9E">
          <w:rPr>
            <w:rFonts w:ascii="Cambria" w:eastAsia="Times New Roman" w:hAnsi="Cambria" w:cs="Calibri"/>
            <w:sz w:val="24"/>
            <w:szCs w:val="24"/>
          </w:rPr>
          <w:t>temparature</w:t>
        </w:r>
        <w:proofErr w:type="spellEnd"/>
        <w:r w:rsidR="001C3C9E">
          <w:rPr>
            <w:rFonts w:ascii="Cambria" w:eastAsia="Times New Roman" w:hAnsi="Cambria" w:cs="Calibri"/>
            <w:sz w:val="24"/>
            <w:szCs w:val="24"/>
          </w:rPr>
          <w:t>, rainfall, and sunshine, topographic variation</w:t>
        </w:r>
      </w:ins>
      <w:ins w:id="369" w:author="Tyler Frankenberg" w:date="2023-04-05T23:32:00Z">
        <w:r w:rsidR="001C3C9E">
          <w:rPr>
            <w:rFonts w:ascii="Cambria" w:eastAsia="Times New Roman" w:hAnsi="Cambria" w:cs="Calibri"/>
            <w:sz w:val="24"/>
            <w:szCs w:val="24"/>
          </w:rPr>
          <w:t>, proximity to water, and level of urban development</w:t>
        </w:r>
      </w:ins>
      <w:ins w:id="370" w:author="Tyler Frankenberg" w:date="2023-04-05T23:39:00Z">
        <w:r w:rsidR="00F87C7B">
          <w:rPr>
            <w:rFonts w:ascii="Cambria" w:eastAsia="Times New Roman" w:hAnsi="Cambria" w:cs="Calibri"/>
            <w:sz w:val="24"/>
            <w:szCs w:val="24"/>
          </w:rPr>
          <w:t>.  Speaking generally, the highest scoring counties are drier,</w:t>
        </w:r>
      </w:ins>
      <w:ins w:id="371" w:author="Tyler Frankenberg" w:date="2023-04-05T23:40:00Z">
        <w:r w:rsidR="00F87C7B">
          <w:rPr>
            <w:rFonts w:ascii="Cambria" w:eastAsia="Times New Roman" w:hAnsi="Cambria" w:cs="Calibri"/>
            <w:sz w:val="24"/>
            <w:szCs w:val="24"/>
          </w:rPr>
          <w:t xml:space="preserve"> warmer, sunnier, more mountainous, </w:t>
        </w:r>
      </w:ins>
      <w:ins w:id="372" w:author="Tyler Frankenberg" w:date="2023-04-05T23:41:00Z">
        <w:r w:rsidR="00F87C7B">
          <w:rPr>
            <w:rFonts w:ascii="Cambria" w:eastAsia="Times New Roman" w:hAnsi="Cambria" w:cs="Calibri"/>
            <w:sz w:val="24"/>
            <w:szCs w:val="24"/>
          </w:rPr>
          <w:t xml:space="preserve">less developed, </w:t>
        </w:r>
      </w:ins>
      <w:ins w:id="373" w:author="Tyler Frankenberg" w:date="2023-04-05T23:40:00Z">
        <w:r w:rsidR="00F87C7B">
          <w:rPr>
            <w:rFonts w:ascii="Cambria" w:eastAsia="Times New Roman" w:hAnsi="Cambria" w:cs="Calibri"/>
            <w:sz w:val="24"/>
            <w:szCs w:val="24"/>
          </w:rPr>
          <w:t xml:space="preserve">and/or closer to water, while the lowest scoring counties are colder, wetter, cloudier, flatter, </w:t>
        </w:r>
      </w:ins>
      <w:ins w:id="374" w:author="Tyler Frankenberg" w:date="2023-04-05T23:41:00Z">
        <w:r w:rsidR="00F87C7B">
          <w:rPr>
            <w:rFonts w:ascii="Cambria" w:eastAsia="Times New Roman" w:hAnsi="Cambria" w:cs="Calibri"/>
            <w:sz w:val="24"/>
            <w:szCs w:val="24"/>
          </w:rPr>
          <w:t xml:space="preserve">more developed, and/or further from a body of water.  The use of the data set helps </w:t>
        </w:r>
        <w:proofErr w:type="gramStart"/>
        <w:r w:rsidR="00F87C7B">
          <w:rPr>
            <w:rFonts w:ascii="Cambria" w:eastAsia="Times New Roman" w:hAnsi="Cambria" w:cs="Calibri"/>
            <w:sz w:val="24"/>
            <w:szCs w:val="24"/>
          </w:rPr>
          <w:t>control for</w:t>
        </w:r>
        <w:proofErr w:type="gramEnd"/>
        <w:r w:rsidR="00F87C7B">
          <w:rPr>
            <w:rFonts w:ascii="Cambria" w:eastAsia="Times New Roman" w:hAnsi="Cambria" w:cs="Calibri"/>
            <w:sz w:val="24"/>
            <w:szCs w:val="24"/>
          </w:rPr>
          <w:t xml:space="preserve"> migration motivated in whole or in part by </w:t>
        </w:r>
      </w:ins>
      <w:ins w:id="375" w:author="Tyler Frankenberg" w:date="2023-04-05T23:42:00Z">
        <w:r w:rsidR="00F87C7B">
          <w:rPr>
            <w:rFonts w:ascii="Cambria" w:eastAsia="Times New Roman" w:hAnsi="Cambria" w:cs="Calibri"/>
            <w:sz w:val="24"/>
            <w:szCs w:val="24"/>
          </w:rPr>
          <w:t>climate and geographic concerns.</w:t>
        </w:r>
      </w:ins>
    </w:p>
    <w:p w14:paraId="6809D5B6" w14:textId="0282BAB1" w:rsidR="00F87C7B" w:rsidRDefault="00F87C7B" w:rsidP="00AA0AE0">
      <w:pPr>
        <w:pStyle w:val="NoSpacing"/>
        <w:rPr>
          <w:ins w:id="376" w:author="Tyler Frankenberg" w:date="2023-04-05T23:30:00Z"/>
          <w:rFonts w:ascii="Cambria" w:eastAsia="Times New Roman" w:hAnsi="Cambria" w:cs="Calibri"/>
          <w:sz w:val="24"/>
          <w:szCs w:val="24"/>
        </w:rPr>
      </w:pPr>
    </w:p>
    <w:p w14:paraId="6A61EABD" w14:textId="65F820BE" w:rsidR="001C3C9E" w:rsidRDefault="00F87C7B" w:rsidP="00AA0AE0">
      <w:pPr>
        <w:pStyle w:val="NoSpacing"/>
        <w:rPr>
          <w:ins w:id="377" w:author="Tyler Frankenberg" w:date="2023-04-05T23:30:00Z"/>
          <w:rFonts w:ascii="Cambria" w:eastAsia="Times New Roman" w:hAnsi="Cambria" w:cs="Calibri"/>
          <w:sz w:val="24"/>
          <w:szCs w:val="24"/>
        </w:rPr>
      </w:pPr>
      <w:ins w:id="378" w:author="Tyler Frankenberg" w:date="2023-04-05T23:42:00Z">
        <w:r w:rsidRPr="00F87C7B">
          <w:rPr>
            <w:rFonts w:ascii="Cambria" w:eastAsia="Times New Roman" w:hAnsi="Cambria" w:cs="Calibri"/>
            <w:sz w:val="24"/>
            <w:szCs w:val="24"/>
          </w:rPr>
          <w:drawing>
            <wp:inline distT="0" distB="0" distL="0" distR="0" wp14:anchorId="7B0D109B" wp14:editId="0371E782">
              <wp:extent cx="5943600" cy="3326130"/>
              <wp:effectExtent l="0" t="0" r="0" b="762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5943600" cy="3326130"/>
                      </a:xfrm>
                      <a:prstGeom prst="rect">
                        <a:avLst/>
                      </a:prstGeom>
                    </pic:spPr>
                  </pic:pic>
                </a:graphicData>
              </a:graphic>
            </wp:inline>
          </w:drawing>
        </w:r>
      </w:ins>
    </w:p>
    <w:p w14:paraId="233B82B9" w14:textId="703F0E78" w:rsidR="001C3C9E" w:rsidRDefault="001C3C9E" w:rsidP="00AA0AE0">
      <w:pPr>
        <w:pStyle w:val="NoSpacing"/>
        <w:rPr>
          <w:ins w:id="379" w:author="Tyler Frankenberg" w:date="2023-04-05T23:18:00Z"/>
          <w:rFonts w:ascii="Cambria" w:eastAsia="Times New Roman" w:hAnsi="Cambria" w:cs="Calibri"/>
          <w:sz w:val="24"/>
          <w:szCs w:val="24"/>
        </w:rPr>
      </w:pPr>
    </w:p>
    <w:p w14:paraId="26397B17" w14:textId="4AEE17A2" w:rsidR="00AA0AE0" w:rsidRDefault="00AA0AE0" w:rsidP="00AA0AE0">
      <w:pPr>
        <w:pStyle w:val="NoSpacing"/>
        <w:rPr>
          <w:ins w:id="380" w:author="Tyler Frankenberg" w:date="2023-04-05T22:44:00Z"/>
          <w:rFonts w:ascii="Cambria" w:eastAsia="Times New Roman" w:hAnsi="Cambria" w:cs="Calibri"/>
          <w:sz w:val="24"/>
          <w:szCs w:val="24"/>
        </w:rPr>
      </w:pPr>
    </w:p>
    <w:p w14:paraId="2B0D806A" w14:textId="6A8A46AA" w:rsidR="00AA0AE0" w:rsidRPr="00BE0D49" w:rsidRDefault="00BE0D49" w:rsidP="00AA0AE0">
      <w:pPr>
        <w:pStyle w:val="NoSpacing"/>
        <w:rPr>
          <w:rFonts w:ascii="Cambria" w:hAnsi="Cambria"/>
          <w:i/>
          <w:iCs/>
          <w:sz w:val="24"/>
          <w:szCs w:val="24"/>
          <w:rPrChange w:id="381" w:author="Tyler Frankenberg" w:date="2023-04-05T23:18:00Z">
            <w:rPr>
              <w:rFonts w:ascii="Cambria" w:eastAsia="Times New Roman" w:hAnsi="Cambria" w:cs="Calibri"/>
              <w:color w:val="000000"/>
              <w:sz w:val="24"/>
              <w:szCs w:val="24"/>
            </w:rPr>
          </w:rPrChange>
        </w:rPr>
        <w:pPrChange w:id="382" w:author="Tyler Frankenberg" w:date="2023-04-05T22:41:00Z">
          <w:pPr>
            <w:shd w:val="clear" w:color="auto" w:fill="FFFFFF"/>
            <w:spacing w:after="0" w:line="240" w:lineRule="auto"/>
            <w:ind w:firstLine="720"/>
          </w:pPr>
        </w:pPrChange>
      </w:pPr>
      <w:ins w:id="383" w:author="Tyler Frankenberg" w:date="2023-04-05T23:19:00Z">
        <w:r>
          <w:rPr>
            <w:rFonts w:ascii="Cambria" w:hAnsi="Cambria"/>
            <w:i/>
            <w:iCs/>
            <w:sz w:val="24"/>
            <w:szCs w:val="24"/>
          </w:rPr>
          <w:t>Tax burden on individuals</w:t>
        </w:r>
      </w:ins>
    </w:p>
    <w:p w14:paraId="7A1CED1A" w14:textId="07F4A529" w:rsidR="002F14B4" w:rsidRDefault="00C15CD3" w:rsidP="002F14B4">
      <w:pPr>
        <w:pStyle w:val="NoSpacing"/>
        <w:ind w:firstLine="360"/>
        <w:rPr>
          <w:ins w:id="384" w:author="Tyler Frankenberg" w:date="2023-04-05T22:44:00Z"/>
          <w:rFonts w:ascii="Cambria" w:eastAsia="Times New Roman" w:hAnsi="Cambria" w:cs="Calibri"/>
          <w:sz w:val="24"/>
          <w:szCs w:val="24"/>
        </w:rPr>
      </w:pPr>
      <w:del w:id="385" w:author="Tyler Frankenberg" w:date="2023-04-05T23:19:00Z">
        <w:r w:rsidRPr="008A021A" w:rsidDel="00BE0D49">
          <w:rPr>
            <w:rFonts w:ascii="Cambria" w:eastAsia="Times New Roman" w:hAnsi="Cambria" w:cstheme="minorHAnsi"/>
            <w:sz w:val="24"/>
            <w:szCs w:val="24"/>
          </w:rPr>
          <w:delText xml:space="preserve">Additional independent variables are included in the </w:delText>
        </w:r>
        <w:r w:rsidR="00EB5E86" w:rsidRPr="008A021A" w:rsidDel="00BE0D49">
          <w:rPr>
            <w:rFonts w:ascii="Cambria" w:eastAsia="Times New Roman" w:hAnsi="Cambria" w:cstheme="minorHAnsi"/>
            <w:sz w:val="24"/>
            <w:szCs w:val="24"/>
          </w:rPr>
          <w:delText>multiple linear regression portion of the analysis</w:delText>
        </w:r>
        <w:r w:rsidR="002F14B4" w:rsidRPr="008A021A" w:rsidDel="00BE0D49">
          <w:rPr>
            <w:rFonts w:ascii="Cambria" w:eastAsia="Times New Roman" w:hAnsi="Cambria" w:cstheme="minorHAnsi"/>
            <w:sz w:val="24"/>
            <w:szCs w:val="24"/>
          </w:rPr>
          <w:delText xml:space="preserve">.  </w:delText>
        </w:r>
      </w:del>
      <w:r w:rsidR="002F68D0" w:rsidRPr="008A021A">
        <w:rPr>
          <w:rFonts w:ascii="Cambria" w:eastAsia="Times New Roman" w:hAnsi="Cambria" w:cs="Calibri"/>
          <w:sz w:val="24"/>
          <w:szCs w:val="24"/>
        </w:rPr>
        <w:t xml:space="preserve">Sociologists have examined the so-called ‘Tax Flight’ phenomenon in which high-income individuals migrate in search of a lower tax liability </w:t>
      </w:r>
      <w:r w:rsidR="002F68D0" w:rsidRPr="008A021A">
        <w:rPr>
          <w:rFonts w:ascii="Cambria" w:eastAsia="Times New Roman" w:hAnsi="Cambria" w:cs="Calibri"/>
          <w:sz w:val="24"/>
          <w:szCs w:val="24"/>
          <w:highlight w:val="yellow"/>
        </w:rPr>
        <w:t xml:space="preserve">(for example, see </w:t>
      </w:r>
      <w:r w:rsidR="002F68D0" w:rsidRPr="008A021A">
        <w:rPr>
          <w:rFonts w:ascii="Cambria" w:hAnsi="Cambria"/>
          <w:sz w:val="24"/>
          <w:szCs w:val="24"/>
          <w:highlight w:val="yellow"/>
        </w:rPr>
        <w:t xml:space="preserve">Young, C., Varner, C., Lurie, I. Z., &amp; </w:t>
      </w:r>
      <w:proofErr w:type="spellStart"/>
      <w:r w:rsidR="002F68D0" w:rsidRPr="008A021A">
        <w:rPr>
          <w:rFonts w:ascii="Cambria" w:hAnsi="Cambria"/>
          <w:sz w:val="24"/>
          <w:szCs w:val="24"/>
          <w:highlight w:val="yellow"/>
        </w:rPr>
        <w:t>Prisinzano</w:t>
      </w:r>
      <w:proofErr w:type="spellEnd"/>
      <w:r w:rsidR="002F68D0" w:rsidRPr="008A021A">
        <w:rPr>
          <w:rFonts w:ascii="Cambria" w:hAnsi="Cambria"/>
          <w:sz w:val="24"/>
          <w:szCs w:val="24"/>
          <w:highlight w:val="yellow"/>
        </w:rPr>
        <w:t>, R, 2016).</w:t>
      </w:r>
      <w:r w:rsidR="002F68D0" w:rsidRPr="008A021A">
        <w:rPr>
          <w:rFonts w:ascii="Cambria" w:hAnsi="Cambria"/>
          <w:sz w:val="24"/>
          <w:szCs w:val="24"/>
        </w:rPr>
        <w:t xml:space="preserve"> </w:t>
      </w:r>
      <w:r w:rsidR="002F14B4" w:rsidRPr="008A021A">
        <w:rPr>
          <w:rFonts w:ascii="Cambria" w:eastAsia="Times New Roman" w:hAnsi="Cambria" w:cstheme="minorHAnsi"/>
          <w:sz w:val="24"/>
          <w:szCs w:val="24"/>
        </w:rPr>
        <w:t>Each origin and destination county’s s</w:t>
      </w:r>
      <w:r w:rsidRPr="008A021A">
        <w:rPr>
          <w:rFonts w:ascii="Cambria" w:eastAsia="Times New Roman" w:hAnsi="Cambria" w:cstheme="minorHAnsi"/>
          <w:sz w:val="24"/>
          <w:szCs w:val="24"/>
        </w:rPr>
        <w:t xml:space="preserve">tate and </w:t>
      </w:r>
      <w:r w:rsidR="002F14B4" w:rsidRPr="008A021A">
        <w:rPr>
          <w:rFonts w:ascii="Cambria" w:eastAsia="Times New Roman" w:hAnsi="Cambria" w:cstheme="minorHAnsi"/>
          <w:sz w:val="24"/>
          <w:szCs w:val="24"/>
        </w:rPr>
        <w:t>l</w:t>
      </w:r>
      <w:r w:rsidRPr="008A021A">
        <w:rPr>
          <w:rFonts w:ascii="Cambria" w:eastAsia="Times New Roman" w:hAnsi="Cambria" w:cstheme="minorHAnsi"/>
          <w:sz w:val="24"/>
          <w:szCs w:val="24"/>
        </w:rPr>
        <w:t xml:space="preserve">ocal </w:t>
      </w:r>
      <w:r w:rsidR="002F14B4" w:rsidRPr="008A021A">
        <w:rPr>
          <w:rFonts w:ascii="Cambria" w:eastAsia="Times New Roman" w:hAnsi="Cambria" w:cstheme="minorHAnsi"/>
          <w:sz w:val="24"/>
          <w:szCs w:val="24"/>
        </w:rPr>
        <w:t>p</w:t>
      </w:r>
      <w:r w:rsidRPr="008A021A">
        <w:rPr>
          <w:rFonts w:ascii="Cambria" w:eastAsia="Times New Roman" w:hAnsi="Cambria" w:cstheme="minorHAnsi"/>
          <w:sz w:val="24"/>
          <w:szCs w:val="24"/>
        </w:rPr>
        <w:t xml:space="preserve">ersonal </w:t>
      </w:r>
      <w:r w:rsidR="002F14B4" w:rsidRPr="008A021A">
        <w:rPr>
          <w:rFonts w:ascii="Cambria" w:eastAsia="Times New Roman" w:hAnsi="Cambria" w:cstheme="minorHAnsi"/>
          <w:sz w:val="24"/>
          <w:szCs w:val="24"/>
        </w:rPr>
        <w:t>t</w:t>
      </w:r>
      <w:r w:rsidRPr="008A021A">
        <w:rPr>
          <w:rFonts w:ascii="Cambria" w:eastAsia="Times New Roman" w:hAnsi="Cambria" w:cstheme="minorHAnsi"/>
          <w:sz w:val="24"/>
          <w:szCs w:val="24"/>
        </w:rPr>
        <w:t xml:space="preserve">ax </w:t>
      </w:r>
      <w:r w:rsidR="002F14B4" w:rsidRPr="008A021A">
        <w:rPr>
          <w:rFonts w:ascii="Cambria" w:eastAsia="Times New Roman" w:hAnsi="Cambria" w:cstheme="minorHAnsi"/>
          <w:sz w:val="24"/>
          <w:szCs w:val="24"/>
        </w:rPr>
        <w:t>b</w:t>
      </w:r>
      <w:r w:rsidRPr="008A021A">
        <w:rPr>
          <w:rFonts w:ascii="Cambria" w:eastAsia="Times New Roman" w:hAnsi="Cambria" w:cstheme="minorHAnsi"/>
          <w:sz w:val="24"/>
          <w:szCs w:val="24"/>
        </w:rPr>
        <w:t xml:space="preserve">urden </w:t>
      </w:r>
      <w:r w:rsidR="002F14B4" w:rsidRPr="008A021A">
        <w:rPr>
          <w:rFonts w:ascii="Cambria" w:eastAsia="Times New Roman" w:hAnsi="Cambria" w:cstheme="minorHAnsi"/>
          <w:sz w:val="24"/>
          <w:szCs w:val="24"/>
        </w:rPr>
        <w:t xml:space="preserve">can be </w:t>
      </w:r>
      <w:r w:rsidRPr="008A021A">
        <w:rPr>
          <w:rFonts w:ascii="Cambria" w:eastAsia="Times New Roman" w:hAnsi="Cambria" w:cstheme="minorHAnsi"/>
          <w:sz w:val="24"/>
          <w:szCs w:val="24"/>
        </w:rPr>
        <w:t xml:space="preserve">calculated as the proportion of the county’s per capita Adjusted Gross Income collected in the form of State or Local income taxes, personal property taxes, real estate taxes, or general sales taxes, minus refunds.  This </w:t>
      </w:r>
      <w:r w:rsidR="002F14B4" w:rsidRPr="008A021A">
        <w:rPr>
          <w:rFonts w:ascii="Cambria" w:eastAsia="Times New Roman" w:hAnsi="Cambria" w:cstheme="minorHAnsi"/>
          <w:sz w:val="24"/>
          <w:szCs w:val="24"/>
        </w:rPr>
        <w:t xml:space="preserve">is </w:t>
      </w:r>
      <w:r w:rsidRPr="008A021A">
        <w:rPr>
          <w:rFonts w:ascii="Cambria" w:eastAsia="Times New Roman" w:hAnsi="Cambria" w:cstheme="minorHAnsi"/>
          <w:sz w:val="24"/>
          <w:szCs w:val="24"/>
        </w:rPr>
        <w:t xml:space="preserve">calculated from </w:t>
      </w:r>
      <w:r w:rsidR="002F14B4" w:rsidRPr="008A021A">
        <w:rPr>
          <w:rFonts w:ascii="Cambria" w:eastAsia="Times New Roman" w:hAnsi="Cambria" w:cstheme="minorHAnsi"/>
          <w:sz w:val="24"/>
          <w:szCs w:val="24"/>
        </w:rPr>
        <w:t xml:space="preserve">another part of </w:t>
      </w:r>
      <w:r w:rsidRPr="008A021A">
        <w:rPr>
          <w:rFonts w:ascii="Cambria" w:eastAsia="Times New Roman" w:hAnsi="Cambria" w:cstheme="minorHAnsi"/>
          <w:sz w:val="24"/>
          <w:szCs w:val="24"/>
        </w:rPr>
        <w:t>the Internal Revenue Service’s</w:t>
      </w:r>
      <w:r w:rsidR="002F14B4" w:rsidRPr="008A021A">
        <w:rPr>
          <w:rFonts w:ascii="Cambria" w:eastAsia="Times New Roman" w:hAnsi="Cambria" w:cstheme="minorHAnsi"/>
          <w:sz w:val="24"/>
          <w:szCs w:val="24"/>
        </w:rPr>
        <w:t xml:space="preserve"> SOI publication – the </w:t>
      </w:r>
      <w:r w:rsidRPr="008A021A">
        <w:rPr>
          <w:rFonts w:ascii="Cambria" w:eastAsia="Times New Roman" w:hAnsi="Cambria" w:cstheme="minorHAnsi"/>
          <w:sz w:val="24"/>
          <w:szCs w:val="24"/>
        </w:rPr>
        <w:t>Tax Stats County datasets (</w:t>
      </w:r>
      <w:hyperlink r:id="rId18" w:history="1">
        <w:r w:rsidR="002F68D0" w:rsidRPr="008A021A">
          <w:rPr>
            <w:rStyle w:val="Hyperlink"/>
            <w:rFonts w:ascii="Cambria" w:eastAsia="Times New Roman" w:hAnsi="Cambria" w:cstheme="minorHAnsi"/>
            <w:sz w:val="24"/>
            <w:szCs w:val="24"/>
            <w:highlight w:val="yellow"/>
          </w:rPr>
          <w:t>https://www.irs.gov/statistics/soi-tax-stats-county-data</w:t>
        </w:r>
      </w:hyperlink>
      <w:r w:rsidRPr="008A021A">
        <w:rPr>
          <w:rFonts w:ascii="Cambria" w:eastAsia="Times New Roman" w:hAnsi="Cambria" w:cstheme="minorHAnsi"/>
          <w:sz w:val="24"/>
          <w:szCs w:val="24"/>
          <w:highlight w:val="yellow"/>
        </w:rPr>
        <w:t>).</w:t>
      </w:r>
      <w:r w:rsidR="002F68D0" w:rsidRPr="008A021A">
        <w:rPr>
          <w:rFonts w:ascii="Cambria" w:eastAsia="Times New Roman" w:hAnsi="Cambria" w:cs="Calibri"/>
          <w:sz w:val="24"/>
          <w:szCs w:val="24"/>
        </w:rPr>
        <w:t xml:space="preserve"> </w:t>
      </w:r>
    </w:p>
    <w:p w14:paraId="64D6A4BB" w14:textId="40734424" w:rsidR="00AA0AE0" w:rsidRDefault="00AA0AE0" w:rsidP="00BE0D49">
      <w:pPr>
        <w:pStyle w:val="NoSpacing"/>
        <w:rPr>
          <w:ins w:id="386" w:author="Tyler Frankenberg" w:date="2023-04-05T23:19:00Z"/>
          <w:rFonts w:ascii="Cambria" w:eastAsia="Times New Roman" w:hAnsi="Cambria" w:cstheme="minorHAnsi"/>
          <w:sz w:val="24"/>
          <w:szCs w:val="24"/>
        </w:rPr>
      </w:pPr>
    </w:p>
    <w:p w14:paraId="2109F3B5" w14:textId="0C51F924" w:rsidR="00BE0D49" w:rsidRPr="00BE0D49" w:rsidRDefault="00BE0D49" w:rsidP="00BE0D49">
      <w:pPr>
        <w:pStyle w:val="NoSpacing"/>
        <w:rPr>
          <w:rFonts w:ascii="Cambria" w:hAnsi="Cambria"/>
          <w:i/>
          <w:iCs/>
          <w:sz w:val="24"/>
          <w:szCs w:val="24"/>
          <w:rPrChange w:id="387" w:author="Tyler Frankenberg" w:date="2023-04-05T23:19:00Z">
            <w:rPr>
              <w:rFonts w:ascii="Cambria" w:eastAsia="Times New Roman" w:hAnsi="Cambria" w:cstheme="minorHAnsi"/>
              <w:sz w:val="24"/>
              <w:szCs w:val="24"/>
            </w:rPr>
          </w:rPrChange>
        </w:rPr>
        <w:pPrChange w:id="388" w:author="Tyler Frankenberg" w:date="2023-04-05T23:19:00Z">
          <w:pPr>
            <w:pStyle w:val="NoSpacing"/>
            <w:ind w:firstLine="360"/>
          </w:pPr>
        </w:pPrChange>
      </w:pPr>
      <w:ins w:id="389" w:author="Tyler Frankenberg" w:date="2023-04-05T23:19:00Z">
        <w:r>
          <w:rPr>
            <w:rFonts w:ascii="Cambria" w:hAnsi="Cambria"/>
            <w:i/>
            <w:iCs/>
            <w:sz w:val="24"/>
            <w:szCs w:val="24"/>
          </w:rPr>
          <w:t>Housing and Rental Market affordability</w:t>
        </w:r>
      </w:ins>
    </w:p>
    <w:p w14:paraId="383745D7" w14:textId="77777777" w:rsidR="00AA0AE0" w:rsidRDefault="002F68D0" w:rsidP="002F68D0">
      <w:pPr>
        <w:pStyle w:val="NoSpacing"/>
        <w:ind w:firstLine="360"/>
        <w:rPr>
          <w:ins w:id="390" w:author="Tyler Frankenberg" w:date="2023-04-05T22:45:00Z"/>
          <w:rFonts w:ascii="Cambria" w:eastAsia="Times New Roman" w:hAnsi="Cambria" w:cstheme="minorHAnsi"/>
          <w:sz w:val="24"/>
          <w:szCs w:val="24"/>
        </w:rPr>
      </w:pPr>
      <w:proofErr w:type="spellStart"/>
      <w:r w:rsidRPr="008A021A">
        <w:rPr>
          <w:rFonts w:ascii="Cambria" w:eastAsia="Times New Roman" w:hAnsi="Cambria" w:cs="Calibri"/>
          <w:sz w:val="24"/>
          <w:szCs w:val="24"/>
          <w:highlight w:val="yellow"/>
        </w:rPr>
        <w:lastRenderedPageBreak/>
        <w:t>Jeanty</w:t>
      </w:r>
      <w:proofErr w:type="spellEnd"/>
      <w:r w:rsidRPr="008A021A">
        <w:rPr>
          <w:rFonts w:ascii="Cambria" w:eastAsia="Times New Roman" w:hAnsi="Cambria" w:cs="Calibri"/>
          <w:sz w:val="24"/>
          <w:szCs w:val="24"/>
          <w:highlight w:val="yellow"/>
        </w:rPr>
        <w:t xml:space="preserve">, Partridge, and </w:t>
      </w:r>
      <w:proofErr w:type="spellStart"/>
      <w:r w:rsidRPr="008A021A">
        <w:rPr>
          <w:rFonts w:ascii="Cambria" w:eastAsia="Times New Roman" w:hAnsi="Cambria" w:cs="Calibri"/>
          <w:sz w:val="24"/>
          <w:szCs w:val="24"/>
          <w:highlight w:val="yellow"/>
        </w:rPr>
        <w:t>Iriwin</w:t>
      </w:r>
      <w:proofErr w:type="spellEnd"/>
      <w:r w:rsidRPr="008A021A">
        <w:rPr>
          <w:rFonts w:ascii="Cambria" w:eastAsia="Times New Roman" w:hAnsi="Cambria" w:cs="Calibri"/>
          <w:sz w:val="24"/>
          <w:szCs w:val="24"/>
          <w:highlight w:val="yellow"/>
        </w:rPr>
        <w:t xml:space="preserve"> </w:t>
      </w:r>
      <w:r w:rsidR="005810C9" w:rsidRPr="008A021A">
        <w:rPr>
          <w:rFonts w:ascii="Cambria" w:eastAsia="Times New Roman" w:hAnsi="Cambria" w:cs="Calibri"/>
          <w:sz w:val="24"/>
          <w:szCs w:val="24"/>
          <w:highlight w:val="yellow"/>
        </w:rPr>
        <w:fldChar w:fldCharType="begin"/>
      </w:r>
      <w:r w:rsidR="00BA2DB2" w:rsidRPr="008A021A">
        <w:rPr>
          <w:rFonts w:ascii="Cambria" w:eastAsia="Times New Roman" w:hAnsi="Cambria" w:cs="Calibri"/>
          <w:sz w:val="24"/>
          <w:szCs w:val="24"/>
          <w:highlight w:val="yellow"/>
        </w:rPr>
        <w:instrText xml:space="preserve"> ADDIN ZOTERO_ITEM CSL_CITATION {"citationID":"a498f40p3k","properties":{"formattedCitation":"\\uldash{(Jeanty et al., 2010)}","plainCitation":"(Jeanty et al., 2010)","dontUpdate":true,"noteIndex":0},"citationItems":[{"id":34,"uris":["http://zotero.org/users/834041/items/7JE8FT4J"],"itemData":{"id":34,"type":"article-journal","abstract":"Identifying the local interactions between housing prices and population migration is complicated by their simultaneous and spatially interdependent relationship. Higher housing prices may repel households and push them into neighboring areas, suggesting that separately identifying interactions within versus across local neighborhoods is important. Aggregate data and standard econometric models are unable to address the multiple identification problems that may arise from the simultaneity, spatial interaction, and unobserved spatial autocorrelation. Such problems can generate biased estimates that run counter to economic theory. Using Michigan census tract-level data, we estimate a spatial simultaneous equations model that jointly considers population change and housing values, while also explicitly modeling interactions within neighborhoods, spatial interactions across neighborhoods, and controlling for unobserved spatial correlations. After controlling for simultaneity and spatial autocorrelation, the results show that neighborhoods are likely to experience an increase in their housing values if they gain population and they are more likely to lose population if they experience an increase in housing values. Our results are consistent with theory and underscore the importance of accounting for spatial interdependencies between population change and housing values.","collection-title":"Advances In Spatial Econometrics","container-title":"Regional Science and Urban Economics","DOI":"10.1016/j.regsciurbeco.2010.01.002","ISSN":"0166-0462","issue":"5","journalAbbreviation":"Regional Science and Urban Economics","language":"en","page":"343-352","source":"ScienceDirect","title":"Estimation of a spatial simultaneous equation model of population migration and housing price dynamics","volume":"40","author":[{"family":"Jeanty","given":"P. Wilner"},{"family":"Partridge","given":"Mark"},{"family":"Irwin","given":"Elena"}],"issued":{"date-parts":[["2010",9,1]]}}}],"schema":"https://github.com/citation-style-language/schema/raw/master/csl-citation.json"} </w:instrText>
      </w:r>
      <w:r w:rsidR="005810C9" w:rsidRPr="008A021A">
        <w:rPr>
          <w:rFonts w:ascii="Cambria" w:eastAsia="Times New Roman" w:hAnsi="Cambria" w:cs="Calibri"/>
          <w:sz w:val="24"/>
          <w:szCs w:val="24"/>
          <w:highlight w:val="yellow"/>
        </w:rPr>
        <w:fldChar w:fldCharType="separate"/>
      </w:r>
      <w:r w:rsidR="005810C9" w:rsidRPr="008A021A">
        <w:rPr>
          <w:rFonts w:ascii="Cambria" w:hAnsi="Cambria" w:cs="Times New Roman"/>
          <w:sz w:val="24"/>
          <w:szCs w:val="24"/>
          <w:highlight w:val="yellow"/>
          <w:u w:val="dash"/>
        </w:rPr>
        <w:t>(2010)</w:t>
      </w:r>
      <w:r w:rsidR="005810C9" w:rsidRPr="008A021A">
        <w:rPr>
          <w:rFonts w:ascii="Cambria" w:eastAsia="Times New Roman" w:hAnsi="Cambria" w:cs="Calibri"/>
          <w:sz w:val="24"/>
          <w:szCs w:val="24"/>
          <w:highlight w:val="yellow"/>
        </w:rPr>
        <w:fldChar w:fldCharType="end"/>
      </w:r>
      <w:r w:rsidRPr="008A021A">
        <w:rPr>
          <w:rFonts w:ascii="Cambria" w:eastAsia="Times New Roman" w:hAnsi="Cambria" w:cs="Calibri"/>
          <w:sz w:val="24"/>
          <w:szCs w:val="24"/>
        </w:rPr>
        <w:t xml:space="preserve"> develop a spatial simultaneous equation for the effect of housing market factors on migration, while </w:t>
      </w:r>
      <w:r w:rsidR="00205A4D" w:rsidRPr="008A021A">
        <w:rPr>
          <w:rFonts w:ascii="Cambria" w:eastAsia="Times New Roman" w:hAnsi="Cambria" w:cs="Calibri"/>
          <w:sz w:val="24"/>
          <w:szCs w:val="24"/>
          <w:highlight w:val="yellow"/>
        </w:rPr>
        <w:t>Jia et al.</w:t>
      </w:r>
      <w:r w:rsidR="00205A4D" w:rsidRPr="008A021A">
        <w:rPr>
          <w:rFonts w:ascii="Cambria" w:eastAsia="Times New Roman" w:hAnsi="Cambria" w:cs="Calibri"/>
          <w:sz w:val="24"/>
          <w:szCs w:val="24"/>
        </w:rPr>
        <w:t xml:space="preserve"> discuss housing affordability and access as factors in the dynamics of migration </w:t>
      </w:r>
      <w:r w:rsidR="00E938A2" w:rsidRPr="008A021A">
        <w:rPr>
          <w:rFonts w:ascii="Cambria" w:eastAsia="Times New Roman" w:hAnsi="Cambria" w:cs="Calibri"/>
          <w:sz w:val="24"/>
          <w:szCs w:val="24"/>
        </w:rPr>
        <w:t xml:space="preserve">since 1980 </w:t>
      </w:r>
      <w:r w:rsidR="00693197" w:rsidRPr="008A021A">
        <w:rPr>
          <w:rFonts w:ascii="Cambria" w:eastAsia="Times New Roman" w:hAnsi="Cambria" w:cs="Calibri"/>
          <w:sz w:val="24"/>
          <w:szCs w:val="24"/>
          <w:highlight w:val="yellow"/>
        </w:rPr>
        <w:fldChar w:fldCharType="begin"/>
      </w:r>
      <w:r w:rsidR="00BA2DB2" w:rsidRPr="008A021A">
        <w:rPr>
          <w:rFonts w:ascii="Cambria" w:eastAsia="Times New Roman" w:hAnsi="Cambria" w:cs="Calibri"/>
          <w:sz w:val="24"/>
          <w:szCs w:val="24"/>
          <w:highlight w:val="yellow"/>
        </w:rPr>
        <w:instrText xml:space="preserve"> ADDIN ZOTERO_ITEM CSL_CITATION {"citationID":"a2k5mq2f0fo","properties":{"formattedCitation":"\\uldash{(Jia et al., 2022)}","plainCitation":"(Jia et al., 2022)","dontUpdate":true,"noteIndex":0},"citationItems":[{"id":64,"uris":["http://zotero.org/users/834041/items/E45P2BKI"],"itemData":{"id":64,"type":"article","abstract":"We review developments in research on within-country migration, focusing on internal migration in the U.S.  We begin by describing approaches to modelling individuals' migration decisions and equilibrium outcomes across local areas.  Next, we summarize evidence regarding the impact of migration on individuals' outcomes, implications of migration for local labor market adjustment, and interactions between migration and housing markets.  Finally, we discuss evidence on the efficacy of policies aimed at encouraging migration and conclude by highlighting important unanswered questions that are critical for informing migration-related policy.","DOI":"10.17016/FEDS.2022.003","event-place":"Rochester, NY","genre":"SSRN Scholarly Paper","language":"en","number":"4028260","publisher-place":"Rochester, NY","source":"Social Science Research Network","title":"The Economics of Internal Migration: Advances and Policy Questions","title-short":"The Economics of Internal Migration","URL":"https://papers.ssrn.com/abstract=4028260","author":[{"family":"Jia","given":"Ning"},{"family":"Molloy","given":"Raven"},{"family":"Smith","given":"Christopher L."},{"family":"Wozniak","given":"Abigail"}],"accessed":{"date-parts":[["2023",3,11]]},"issued":{"date-parts":[["2022",2,1]]}}}],"schema":"https://github.com/citation-style-language/schema/raw/master/csl-citation.json"} </w:instrText>
      </w:r>
      <w:r w:rsidR="00693197" w:rsidRPr="008A021A">
        <w:rPr>
          <w:rFonts w:ascii="Cambria" w:eastAsia="Times New Roman" w:hAnsi="Cambria" w:cs="Calibri"/>
          <w:sz w:val="24"/>
          <w:szCs w:val="24"/>
          <w:highlight w:val="yellow"/>
        </w:rPr>
        <w:fldChar w:fldCharType="separate"/>
      </w:r>
      <w:r w:rsidR="00693197" w:rsidRPr="008A021A">
        <w:rPr>
          <w:rFonts w:ascii="Cambria" w:hAnsi="Cambria" w:cs="Times New Roman"/>
          <w:sz w:val="24"/>
          <w:szCs w:val="24"/>
          <w:highlight w:val="yellow"/>
          <w:u w:val="dash"/>
        </w:rPr>
        <w:t>(2022)</w:t>
      </w:r>
      <w:r w:rsidR="00693197" w:rsidRPr="008A021A">
        <w:rPr>
          <w:rFonts w:ascii="Cambria" w:eastAsia="Times New Roman" w:hAnsi="Cambria" w:cs="Calibri"/>
          <w:sz w:val="24"/>
          <w:szCs w:val="24"/>
          <w:highlight w:val="yellow"/>
        </w:rPr>
        <w:fldChar w:fldCharType="end"/>
      </w:r>
      <w:r w:rsidR="00E938A2" w:rsidRPr="008A021A">
        <w:rPr>
          <w:rFonts w:ascii="Cambria" w:eastAsia="Times New Roman" w:hAnsi="Cambria" w:cs="Calibri"/>
          <w:sz w:val="24"/>
          <w:szCs w:val="24"/>
        </w:rPr>
        <w:t xml:space="preserve">.  </w:t>
      </w:r>
      <w:r w:rsidR="00AF1A45" w:rsidRPr="008A021A">
        <w:rPr>
          <w:rFonts w:ascii="Cambria" w:eastAsia="Times New Roman" w:hAnsi="Cambria" w:cstheme="minorHAnsi"/>
          <w:sz w:val="24"/>
          <w:szCs w:val="24"/>
        </w:rPr>
        <w:t>Housing and rental market affordability may be determined, as measured by the Federal Housing Finance Administration annual residential real estate price index (</w:t>
      </w:r>
      <w:r w:rsidR="00AF1A45" w:rsidRPr="008A021A">
        <w:rPr>
          <w:rFonts w:ascii="Cambria" w:eastAsia="Times New Roman" w:hAnsi="Cambria" w:cstheme="minorHAnsi"/>
          <w:sz w:val="24"/>
          <w:szCs w:val="24"/>
          <w:highlight w:val="yellow"/>
        </w:rPr>
        <w:t>https://www.fhfa.gov/DataTools/Downloads/Pages/House-Price-Index-Datasets.aspx</w:t>
      </w:r>
      <w:r w:rsidR="00AF1A45" w:rsidRPr="008A021A">
        <w:rPr>
          <w:rFonts w:ascii="Cambria" w:eastAsia="Times New Roman" w:hAnsi="Cambria" w:cstheme="minorHAnsi"/>
          <w:sz w:val="24"/>
          <w:szCs w:val="24"/>
        </w:rPr>
        <w:t>) and the Fair Market Rent price as established by the Department of Housing and Urban Development (</w:t>
      </w:r>
      <w:r w:rsidR="00AF1A45" w:rsidRPr="008A021A">
        <w:rPr>
          <w:rFonts w:ascii="Cambria" w:eastAsia="Times New Roman" w:hAnsi="Cambria" w:cstheme="minorHAnsi"/>
          <w:sz w:val="24"/>
          <w:szCs w:val="24"/>
          <w:highlight w:val="yellow"/>
        </w:rPr>
        <w:t>https://www.huduser.gov/portal/datasets/fmr.html</w:t>
      </w:r>
      <w:r w:rsidR="00AF1A45" w:rsidRPr="008A021A">
        <w:rPr>
          <w:rFonts w:ascii="Cambria" w:eastAsia="Times New Roman" w:hAnsi="Cambria" w:cstheme="minorHAnsi"/>
          <w:sz w:val="24"/>
          <w:szCs w:val="24"/>
        </w:rPr>
        <w:t xml:space="preserve">). </w:t>
      </w:r>
      <w:r w:rsidR="00C70732" w:rsidRPr="008A021A">
        <w:rPr>
          <w:rFonts w:ascii="Cambria" w:eastAsia="Times New Roman" w:hAnsi="Cambria" w:cstheme="minorHAnsi"/>
          <w:sz w:val="24"/>
          <w:szCs w:val="24"/>
        </w:rPr>
        <w:t xml:space="preserve"> </w:t>
      </w:r>
    </w:p>
    <w:p w14:paraId="1649D766" w14:textId="5CCC069D" w:rsidR="00AA0AE0" w:rsidRDefault="00AA0AE0" w:rsidP="00BE0D49">
      <w:pPr>
        <w:pStyle w:val="NoSpacing"/>
        <w:rPr>
          <w:ins w:id="391" w:author="Tyler Frankenberg" w:date="2023-04-05T23:19:00Z"/>
          <w:rFonts w:ascii="Cambria" w:eastAsia="Times New Roman" w:hAnsi="Cambria" w:cstheme="minorHAnsi"/>
          <w:sz w:val="24"/>
          <w:szCs w:val="24"/>
        </w:rPr>
      </w:pPr>
    </w:p>
    <w:p w14:paraId="1A26A2E2" w14:textId="594E1B8D" w:rsidR="00BE0D49" w:rsidRPr="00BE0D49" w:rsidRDefault="00BE0D49" w:rsidP="00BE0D49">
      <w:pPr>
        <w:pStyle w:val="NoSpacing"/>
        <w:rPr>
          <w:ins w:id="392" w:author="Tyler Frankenberg" w:date="2023-04-05T22:45:00Z"/>
          <w:rFonts w:ascii="Cambria" w:eastAsia="Times New Roman" w:hAnsi="Cambria" w:cstheme="minorHAnsi"/>
          <w:i/>
          <w:iCs/>
          <w:sz w:val="24"/>
          <w:szCs w:val="24"/>
          <w:rPrChange w:id="393" w:author="Tyler Frankenberg" w:date="2023-04-05T23:19:00Z">
            <w:rPr>
              <w:ins w:id="394" w:author="Tyler Frankenberg" w:date="2023-04-05T22:45:00Z"/>
              <w:rFonts w:ascii="Cambria" w:eastAsia="Times New Roman" w:hAnsi="Cambria" w:cstheme="minorHAnsi"/>
              <w:sz w:val="24"/>
              <w:szCs w:val="24"/>
            </w:rPr>
          </w:rPrChange>
        </w:rPr>
        <w:pPrChange w:id="395" w:author="Tyler Frankenberg" w:date="2023-04-05T23:19:00Z">
          <w:pPr>
            <w:pStyle w:val="NoSpacing"/>
            <w:ind w:firstLine="360"/>
          </w:pPr>
        </w:pPrChange>
      </w:pPr>
      <w:ins w:id="396" w:author="Tyler Frankenberg" w:date="2023-04-05T23:19:00Z">
        <w:r>
          <w:rPr>
            <w:rFonts w:ascii="Cambria" w:eastAsia="Times New Roman" w:hAnsi="Cambria" w:cstheme="minorHAnsi"/>
            <w:i/>
            <w:iCs/>
            <w:sz w:val="24"/>
            <w:szCs w:val="24"/>
          </w:rPr>
          <w:t>Labor Market Health</w:t>
        </w:r>
      </w:ins>
    </w:p>
    <w:p w14:paraId="1F7FA341" w14:textId="10D0EB99" w:rsidR="00C15CD3" w:rsidRDefault="004E08CE" w:rsidP="002F68D0">
      <w:pPr>
        <w:pStyle w:val="NoSpacing"/>
        <w:ind w:firstLine="360"/>
        <w:rPr>
          <w:ins w:id="397" w:author="Tyler Frankenberg" w:date="2023-04-05T22:45:00Z"/>
          <w:rFonts w:ascii="Cambria" w:eastAsia="Times New Roman" w:hAnsi="Cambria" w:cstheme="minorHAnsi"/>
          <w:sz w:val="24"/>
          <w:szCs w:val="24"/>
        </w:rPr>
      </w:pPr>
      <w:commentRangeStart w:id="398"/>
      <w:r w:rsidRPr="008A021A">
        <w:rPr>
          <w:rFonts w:ascii="Cambria" w:eastAsia="Times New Roman" w:hAnsi="Cambria" w:cstheme="minorHAnsi"/>
          <w:sz w:val="24"/>
          <w:szCs w:val="24"/>
        </w:rPr>
        <w:t xml:space="preserve">Origin and destination labor market health may be measured by </w:t>
      </w:r>
      <w:r w:rsidR="00C15CD3" w:rsidRPr="008A021A">
        <w:rPr>
          <w:rFonts w:ascii="Cambria" w:eastAsia="Times New Roman" w:hAnsi="Cambria" w:cstheme="minorHAnsi"/>
          <w:sz w:val="24"/>
          <w:szCs w:val="24"/>
        </w:rPr>
        <w:t xml:space="preserve">unemployment rate, with a low unemployment rate signaling a healthy labor market and a high unemployment rate signaling a distressed labor market.  </w:t>
      </w:r>
      <w:r w:rsidR="002F68D0" w:rsidRPr="008A021A">
        <w:rPr>
          <w:rFonts w:ascii="Cambria" w:eastAsia="Times New Roman" w:hAnsi="Cambria" w:cs="Calibri"/>
          <w:sz w:val="24"/>
          <w:szCs w:val="24"/>
          <w:highlight w:val="yellow"/>
        </w:rPr>
        <w:t xml:space="preserve">Partridge et al </w:t>
      </w:r>
      <w:r w:rsidR="00F03C1A" w:rsidRPr="008A021A">
        <w:rPr>
          <w:rFonts w:ascii="Cambria" w:eastAsia="Times New Roman" w:hAnsi="Cambria" w:cs="Calibri"/>
          <w:sz w:val="24"/>
          <w:szCs w:val="24"/>
          <w:highlight w:val="yellow"/>
        </w:rPr>
        <w:fldChar w:fldCharType="begin"/>
      </w:r>
      <w:r w:rsidR="00BA2DB2" w:rsidRPr="008A021A">
        <w:rPr>
          <w:rFonts w:ascii="Cambria" w:eastAsia="Times New Roman" w:hAnsi="Cambria" w:cs="Calibri"/>
          <w:sz w:val="24"/>
          <w:szCs w:val="24"/>
          <w:highlight w:val="yellow"/>
        </w:rPr>
        <w:instrText xml:space="preserve"> ADDIN ZOTERO_ITEM CSL_CITATION {"citationID":"a29ve0biqdp","properties":{"formattedCitation":"\\uldash{(Partridge et al., 2012)}","plainCitation":"(Partridge et al., 2012)","dontUpdate":true,"noteIndex":0},"citationItems":[{"id":30,"uris":["http://zotero.org/users/834041/items/3YUYTHRM"],"itemData":{"id":30,"type":"article-journal","abstract":"This paper examines whether the significant downward shift in U.S. gross migration rates after 2000 is indicative of the economy nearing a stationary spatial equilibrium characterized by relatively small population growth differentials. Nearing spatial equilibrium would imply that site-specific factors such as amenities and location within the urban hierarchy substantially subside in their influence on net-migration and relative population growth because their values have been capitalized into prices, causing interregional utility levels to become approximately equal. Yet, in an examination of U.S. counties, we find empirical evidence of only slight ebbing of natural amenity-based migration after 2000 and little slowing of population redistribution from peripheral towards core urban areas. Instead, the primary finding is a downward shift in the responsiveness of relative population growth to spatially asymmetric demand shocks post-2000, and associated increased responsiveness of local area labor supply, more consistent with European regional labor markets. Additional sensitivity analysis, including instrumental variable estimation, confirms the result. Quantile regression analysis suggests that our findings are not due to a difference in regional labor market tightness between the 1990s and post-2000.","container-title":"Regional Science and Urban Economics","DOI":"10.1016/j.regsciurbeco.2011.10.006","ISSN":"0166-0462","issue":"1","journalAbbreviation":"Regional Science and Urban Economics","language":"en","page":"375-388","source":"ScienceDirect","title":"Dwindling U.S. internal migration: Evidence of spatial equilibrium or structural shifts in local labor markets?","title-short":"Dwindling U.S. internal migration","volume":"42","author":[{"family":"Partridge","given":"Mark D."},{"family":"Rickman","given":"Dan S."},{"family":"Olfert","given":"M. Rose"},{"family":"Ali","given":"Kamar"}],"issued":{"date-parts":[["2012",1,1]]}}}],"schema":"https://github.com/citation-style-language/schema/raw/master/csl-citation.json"} </w:instrText>
      </w:r>
      <w:r w:rsidR="00F03C1A" w:rsidRPr="008A021A">
        <w:rPr>
          <w:rFonts w:ascii="Cambria" w:eastAsia="Times New Roman" w:hAnsi="Cambria" w:cs="Calibri"/>
          <w:sz w:val="24"/>
          <w:szCs w:val="24"/>
          <w:highlight w:val="yellow"/>
        </w:rPr>
        <w:fldChar w:fldCharType="separate"/>
      </w:r>
      <w:r w:rsidR="00F03C1A" w:rsidRPr="008A021A">
        <w:rPr>
          <w:rFonts w:ascii="Cambria" w:hAnsi="Cambria" w:cs="Times New Roman"/>
          <w:sz w:val="24"/>
          <w:szCs w:val="24"/>
          <w:u w:val="dash"/>
        </w:rPr>
        <w:t>(2012)</w:t>
      </w:r>
      <w:r w:rsidR="00F03C1A" w:rsidRPr="008A021A">
        <w:rPr>
          <w:rFonts w:ascii="Cambria" w:eastAsia="Times New Roman" w:hAnsi="Cambria" w:cs="Calibri"/>
          <w:sz w:val="24"/>
          <w:szCs w:val="24"/>
          <w:highlight w:val="yellow"/>
        </w:rPr>
        <w:fldChar w:fldCharType="end"/>
      </w:r>
      <w:r w:rsidR="002F68D0" w:rsidRPr="008A021A">
        <w:rPr>
          <w:rFonts w:ascii="Cambria" w:eastAsia="Times New Roman" w:hAnsi="Cambria" w:cs="Calibri"/>
          <w:sz w:val="24"/>
          <w:szCs w:val="24"/>
        </w:rPr>
        <w:t xml:space="preserve"> analyze an apparent diminishing influence of labor market changes on county-to-county migration in the early 2000s when compared with the historic trend</w:t>
      </w:r>
      <w:r w:rsidR="002F68D0" w:rsidRPr="008A021A">
        <w:rPr>
          <w:rFonts w:ascii="Cambria" w:eastAsia="Times New Roman" w:hAnsi="Cambria" w:cstheme="minorHAnsi"/>
          <w:sz w:val="24"/>
          <w:szCs w:val="24"/>
        </w:rPr>
        <w:t xml:space="preserve">.  </w:t>
      </w:r>
      <w:r w:rsidR="00C15CD3" w:rsidRPr="008A021A">
        <w:rPr>
          <w:rFonts w:ascii="Cambria" w:eastAsia="Times New Roman" w:hAnsi="Cambria" w:cstheme="minorHAnsi"/>
          <w:sz w:val="24"/>
          <w:szCs w:val="24"/>
        </w:rPr>
        <w:t>The data source will be the US Department of Agriculture Economic Research Service’s summary of Department of Labor unemployment data (</w:t>
      </w:r>
      <w:r w:rsidR="00E61765" w:rsidRPr="008A021A">
        <w:rPr>
          <w:rFonts w:ascii="Cambria" w:eastAsia="Times New Roman" w:hAnsi="Cambria" w:cstheme="minorHAnsi"/>
          <w:sz w:val="24"/>
          <w:szCs w:val="24"/>
          <w:highlight w:val="yellow"/>
        </w:rPr>
        <w:t>https://www.ers.usda.gov/data-products/county-level-data-sets/county-level-data-sets-download-data/</w:t>
      </w:r>
      <w:r w:rsidR="00C15CD3" w:rsidRPr="008A021A">
        <w:rPr>
          <w:rFonts w:ascii="Cambria" w:eastAsia="Times New Roman" w:hAnsi="Cambria" w:cstheme="minorHAnsi"/>
          <w:sz w:val="24"/>
          <w:szCs w:val="24"/>
          <w:highlight w:val="yellow"/>
        </w:rPr>
        <w:t>).</w:t>
      </w:r>
      <w:commentRangeEnd w:id="398"/>
      <w:r w:rsidR="00E61765" w:rsidRPr="008A021A">
        <w:rPr>
          <w:rStyle w:val="CommentReference"/>
          <w:rFonts w:ascii="Cambria" w:eastAsiaTheme="minorHAnsi" w:hAnsi="Cambria" w:cstheme="minorBidi"/>
          <w:color w:val="auto"/>
          <w:sz w:val="24"/>
          <w:szCs w:val="24"/>
          <w:highlight w:val="yellow"/>
        </w:rPr>
        <w:commentReference w:id="398"/>
      </w:r>
      <w:r w:rsidR="00AF1A45" w:rsidRPr="008A021A">
        <w:rPr>
          <w:rFonts w:ascii="Cambria" w:eastAsia="Times New Roman" w:hAnsi="Cambria" w:cstheme="minorHAnsi"/>
          <w:sz w:val="24"/>
          <w:szCs w:val="24"/>
        </w:rPr>
        <w:t xml:space="preserve"> </w:t>
      </w:r>
      <w:r w:rsidR="002F68D0" w:rsidRPr="008A021A">
        <w:rPr>
          <w:rFonts w:ascii="Cambria" w:eastAsia="Times New Roman" w:hAnsi="Cambria" w:cstheme="minorHAnsi"/>
          <w:sz w:val="24"/>
          <w:szCs w:val="24"/>
        </w:rPr>
        <w:t xml:space="preserve"> </w:t>
      </w:r>
    </w:p>
    <w:p w14:paraId="39EB018F" w14:textId="41BBF54A" w:rsidR="00AA0AE0" w:rsidRDefault="00AA0AE0" w:rsidP="00BE0D49">
      <w:pPr>
        <w:pStyle w:val="NoSpacing"/>
        <w:rPr>
          <w:ins w:id="399" w:author="Tyler Frankenberg" w:date="2023-04-05T23:18:00Z"/>
          <w:rFonts w:ascii="Cambria" w:eastAsia="Times New Roman" w:hAnsi="Cambria" w:cstheme="minorHAnsi"/>
          <w:sz w:val="24"/>
          <w:szCs w:val="24"/>
        </w:rPr>
      </w:pPr>
    </w:p>
    <w:p w14:paraId="62BDEECC" w14:textId="31FA151F" w:rsidR="00BE0D49" w:rsidRPr="00BE0D49" w:rsidRDefault="00BE0D49" w:rsidP="00BE0D49">
      <w:pPr>
        <w:pStyle w:val="NoSpacing"/>
        <w:rPr>
          <w:rFonts w:ascii="Cambria" w:eastAsia="Times New Roman" w:hAnsi="Cambria" w:cstheme="minorHAnsi"/>
          <w:i/>
          <w:iCs/>
          <w:sz w:val="24"/>
          <w:szCs w:val="24"/>
          <w:rPrChange w:id="400" w:author="Tyler Frankenberg" w:date="2023-04-05T23:18:00Z">
            <w:rPr>
              <w:rFonts w:ascii="Cambria" w:eastAsia="Times New Roman" w:hAnsi="Cambria" w:cstheme="minorHAnsi"/>
              <w:sz w:val="24"/>
              <w:szCs w:val="24"/>
            </w:rPr>
          </w:rPrChange>
        </w:rPr>
        <w:pPrChange w:id="401" w:author="Tyler Frankenberg" w:date="2023-04-05T23:18:00Z">
          <w:pPr>
            <w:pStyle w:val="NoSpacing"/>
            <w:ind w:firstLine="360"/>
          </w:pPr>
        </w:pPrChange>
      </w:pPr>
      <w:ins w:id="402" w:author="Tyler Frankenberg" w:date="2023-04-05T23:18:00Z">
        <w:r>
          <w:rPr>
            <w:rFonts w:ascii="Cambria" w:eastAsia="Times New Roman" w:hAnsi="Cambria" w:cstheme="minorHAnsi"/>
            <w:i/>
            <w:iCs/>
            <w:sz w:val="24"/>
            <w:szCs w:val="24"/>
          </w:rPr>
          <w:t>Time Period Considerations</w:t>
        </w:r>
      </w:ins>
    </w:p>
    <w:p w14:paraId="56FDC819" w14:textId="77777777" w:rsidR="00BE0D49" w:rsidRDefault="00EB5E86" w:rsidP="00A1495C">
      <w:pPr>
        <w:pStyle w:val="NoSpacing"/>
        <w:ind w:firstLine="360"/>
        <w:rPr>
          <w:ins w:id="403" w:author="Tyler Frankenberg" w:date="2023-04-05T23:17:00Z"/>
          <w:rFonts w:ascii="Cambria" w:eastAsia="Times New Roman" w:hAnsi="Cambria" w:cstheme="minorHAnsi"/>
          <w:sz w:val="24"/>
          <w:szCs w:val="24"/>
        </w:rPr>
      </w:pPr>
      <w:r w:rsidRPr="008A021A">
        <w:rPr>
          <w:rFonts w:ascii="Cambria" w:eastAsia="Times New Roman" w:hAnsi="Cambria" w:cstheme="minorHAnsi"/>
          <w:sz w:val="24"/>
          <w:szCs w:val="24"/>
        </w:rPr>
        <w:t xml:space="preserve">Finally, a note on the </w:t>
      </w:r>
      <w:r w:rsidR="002F14B4" w:rsidRPr="008A021A">
        <w:rPr>
          <w:rFonts w:ascii="Cambria" w:eastAsia="Times New Roman" w:hAnsi="Cambria" w:cstheme="minorHAnsi"/>
          <w:sz w:val="24"/>
          <w:szCs w:val="24"/>
        </w:rPr>
        <w:t xml:space="preserve">years specifically included in the study.  2011 – 2019 </w:t>
      </w:r>
      <w:r w:rsidR="00386E23" w:rsidRPr="008A021A">
        <w:rPr>
          <w:rFonts w:ascii="Cambria" w:eastAsia="Times New Roman" w:hAnsi="Cambria" w:cstheme="minorHAnsi"/>
          <w:sz w:val="24"/>
          <w:szCs w:val="24"/>
        </w:rPr>
        <w:t>in particular were chosen for a number of unrelated reasons</w:t>
      </w:r>
      <w:r w:rsidR="00052CE9" w:rsidRPr="008A021A">
        <w:rPr>
          <w:rFonts w:ascii="Cambria" w:eastAsia="Times New Roman" w:hAnsi="Cambria" w:cstheme="minorHAnsi"/>
          <w:sz w:val="24"/>
          <w:szCs w:val="24"/>
        </w:rPr>
        <w:t xml:space="preserve">.  </w:t>
      </w:r>
      <w:r w:rsidR="00530690" w:rsidRPr="008A021A">
        <w:rPr>
          <w:rFonts w:ascii="Cambria" w:eastAsia="Times New Roman" w:hAnsi="Cambria" w:cstheme="minorHAnsi"/>
          <w:sz w:val="24"/>
          <w:szCs w:val="24"/>
        </w:rPr>
        <w:t xml:space="preserve">Because </w:t>
      </w:r>
      <w:r w:rsidR="00CF2355" w:rsidRPr="008A021A">
        <w:rPr>
          <w:rFonts w:ascii="Cambria" w:eastAsia="Times New Roman" w:hAnsi="Cambria" w:cstheme="minorHAnsi"/>
          <w:sz w:val="24"/>
          <w:szCs w:val="24"/>
        </w:rPr>
        <w:t>the education data is published only periodically,</w:t>
      </w:r>
      <w:r w:rsidR="005C1066" w:rsidRPr="008A021A">
        <w:rPr>
          <w:rFonts w:ascii="Cambria" w:eastAsia="Times New Roman" w:hAnsi="Cambria" w:cstheme="minorHAnsi"/>
          <w:sz w:val="24"/>
          <w:szCs w:val="24"/>
        </w:rPr>
        <w:t xml:space="preserve"> I essentially started from the choice of either 2000 or 2011 </w:t>
      </w:r>
      <w:r w:rsidR="003B072D" w:rsidRPr="008A021A">
        <w:rPr>
          <w:rFonts w:ascii="Cambria" w:eastAsia="Times New Roman" w:hAnsi="Cambria" w:cstheme="minorHAnsi"/>
          <w:sz w:val="24"/>
          <w:szCs w:val="24"/>
        </w:rPr>
        <w:t xml:space="preserve">as a starting year.  While data is available going back to 2000 for </w:t>
      </w:r>
      <w:r w:rsidR="00C24A57" w:rsidRPr="008A021A">
        <w:rPr>
          <w:rFonts w:ascii="Cambria" w:eastAsia="Times New Roman" w:hAnsi="Cambria" w:cstheme="minorHAnsi"/>
          <w:sz w:val="24"/>
          <w:szCs w:val="24"/>
        </w:rPr>
        <w:t xml:space="preserve">each of the other variables, the focus on AI patents (of which only 20 were </w:t>
      </w:r>
      <w:del w:id="404" w:author="Tyler Frankenberg" w:date="2023-04-05T22:45:00Z">
        <w:r w:rsidR="00593B9A" w:rsidRPr="008A021A" w:rsidDel="00AA0AE0">
          <w:rPr>
            <w:rFonts w:ascii="Cambria" w:eastAsia="Times New Roman" w:hAnsi="Cambria" w:cstheme="minorHAnsi"/>
            <w:sz w:val="24"/>
            <w:szCs w:val="24"/>
          </w:rPr>
          <w:delText xml:space="preserve">granted or </w:delText>
        </w:r>
      </w:del>
      <w:r w:rsidR="00593B9A" w:rsidRPr="008A021A">
        <w:rPr>
          <w:rFonts w:ascii="Cambria" w:eastAsia="Times New Roman" w:hAnsi="Cambria" w:cstheme="minorHAnsi"/>
          <w:sz w:val="24"/>
          <w:szCs w:val="24"/>
        </w:rPr>
        <w:t>applied for</w:t>
      </w:r>
      <w:r w:rsidR="00C24A57" w:rsidRPr="008A021A">
        <w:rPr>
          <w:rFonts w:ascii="Cambria" w:eastAsia="Times New Roman" w:hAnsi="Cambria" w:cstheme="minorHAnsi"/>
          <w:sz w:val="24"/>
          <w:szCs w:val="24"/>
        </w:rPr>
        <w:t xml:space="preserve"> </w:t>
      </w:r>
      <w:r w:rsidR="00C24A57" w:rsidRPr="008A021A">
        <w:rPr>
          <w:rFonts w:ascii="Cambria" w:eastAsia="Times New Roman" w:hAnsi="Cambria" w:cstheme="minorHAnsi"/>
          <w:i/>
          <w:iCs/>
          <w:sz w:val="24"/>
          <w:szCs w:val="24"/>
        </w:rPr>
        <w:t>nationwide</w:t>
      </w:r>
      <w:r w:rsidR="002F2130" w:rsidRPr="008A021A">
        <w:rPr>
          <w:rFonts w:ascii="Cambria" w:eastAsia="Times New Roman" w:hAnsi="Cambria" w:cstheme="minorHAnsi"/>
          <w:i/>
          <w:iCs/>
          <w:sz w:val="24"/>
          <w:szCs w:val="24"/>
        </w:rPr>
        <w:t xml:space="preserve"> </w:t>
      </w:r>
      <w:r w:rsidR="002F2130" w:rsidRPr="008A021A">
        <w:rPr>
          <w:rFonts w:ascii="Cambria" w:eastAsia="Times New Roman" w:hAnsi="Cambria" w:cstheme="minorHAnsi"/>
          <w:sz w:val="24"/>
          <w:szCs w:val="24"/>
        </w:rPr>
        <w:t xml:space="preserve">in that year) led me to settle on 2011, when the </w:t>
      </w:r>
      <w:r w:rsidR="00593B9A" w:rsidRPr="008A021A">
        <w:rPr>
          <w:rFonts w:ascii="Cambria" w:eastAsia="Times New Roman" w:hAnsi="Cambria" w:cstheme="minorHAnsi"/>
          <w:sz w:val="24"/>
          <w:szCs w:val="24"/>
        </w:rPr>
        <w:t>technolog</w:t>
      </w:r>
      <w:r w:rsidR="00F07A64" w:rsidRPr="008A021A">
        <w:rPr>
          <w:rFonts w:ascii="Cambria" w:eastAsia="Times New Roman" w:hAnsi="Cambria" w:cstheme="minorHAnsi"/>
          <w:sz w:val="24"/>
          <w:szCs w:val="24"/>
        </w:rPr>
        <w:t>ies were more firm</w:t>
      </w:r>
      <w:del w:id="405" w:author="O'Connor" w:date="2023-03-27T16:41:00Z">
        <w:r w:rsidR="00F07A64" w:rsidRPr="008A021A" w:rsidDel="003A070C">
          <w:rPr>
            <w:rFonts w:ascii="Cambria" w:eastAsia="Times New Roman" w:hAnsi="Cambria" w:cstheme="minorHAnsi"/>
            <w:sz w:val="24"/>
            <w:szCs w:val="24"/>
          </w:rPr>
          <w:delText>i</w:delText>
        </w:r>
      </w:del>
      <w:r w:rsidR="00F07A64" w:rsidRPr="008A021A">
        <w:rPr>
          <w:rFonts w:ascii="Cambria" w:eastAsia="Times New Roman" w:hAnsi="Cambria" w:cstheme="minorHAnsi"/>
          <w:sz w:val="24"/>
          <w:szCs w:val="24"/>
        </w:rPr>
        <w:t>ly established (see fig 1 below</w:t>
      </w:r>
      <w:ins w:id="406" w:author="Tyler Frankenberg" w:date="2023-04-05T22:45:00Z">
        <w:r w:rsidR="00AA0AE0">
          <w:rPr>
            <w:rFonts w:ascii="Cambria" w:eastAsia="Times New Roman" w:hAnsi="Cambria" w:cstheme="minorHAnsi"/>
            <w:sz w:val="24"/>
            <w:szCs w:val="24"/>
          </w:rPr>
          <w:t>, which shows that by 201</w:t>
        </w:r>
      </w:ins>
      <w:ins w:id="407" w:author="Tyler Frankenberg" w:date="2023-04-05T22:48:00Z">
        <w:r w:rsidR="00AA0AE0">
          <w:rPr>
            <w:rFonts w:ascii="Cambria" w:eastAsia="Times New Roman" w:hAnsi="Cambria" w:cstheme="minorHAnsi"/>
            <w:sz w:val="24"/>
            <w:szCs w:val="24"/>
          </w:rPr>
          <w:t>1</w:t>
        </w:r>
      </w:ins>
      <w:ins w:id="408" w:author="Tyler Frankenberg" w:date="2023-04-05T22:45:00Z">
        <w:r w:rsidR="00AA0AE0">
          <w:rPr>
            <w:rFonts w:ascii="Cambria" w:eastAsia="Times New Roman" w:hAnsi="Cambria" w:cstheme="minorHAnsi"/>
            <w:sz w:val="24"/>
            <w:szCs w:val="24"/>
          </w:rPr>
          <w:t xml:space="preserve"> the number of </w:t>
        </w:r>
      </w:ins>
      <w:ins w:id="409" w:author="Tyler Frankenberg" w:date="2023-04-05T22:46:00Z">
        <w:r w:rsidR="00AA0AE0">
          <w:rPr>
            <w:rFonts w:ascii="Cambria" w:eastAsia="Times New Roman" w:hAnsi="Cambria" w:cstheme="minorHAnsi"/>
            <w:sz w:val="24"/>
            <w:szCs w:val="24"/>
          </w:rPr>
          <w:t xml:space="preserve">AI </w:t>
        </w:r>
      </w:ins>
      <w:ins w:id="410" w:author="Tyler Frankenberg" w:date="2023-04-05T23:17:00Z">
        <w:r w:rsidR="00BE0D49">
          <w:rPr>
            <w:rFonts w:ascii="Cambria" w:eastAsia="Times New Roman" w:hAnsi="Cambria" w:cstheme="minorHAnsi"/>
            <w:sz w:val="24"/>
            <w:szCs w:val="24"/>
          </w:rPr>
          <w:t xml:space="preserve">utility </w:t>
        </w:r>
      </w:ins>
      <w:ins w:id="411" w:author="Tyler Frankenberg" w:date="2023-04-05T22:45:00Z">
        <w:r w:rsidR="00AA0AE0">
          <w:rPr>
            <w:rFonts w:ascii="Cambria" w:eastAsia="Times New Roman" w:hAnsi="Cambria" w:cstheme="minorHAnsi"/>
            <w:sz w:val="24"/>
            <w:szCs w:val="24"/>
          </w:rPr>
          <w:t>patent applic</w:t>
        </w:r>
      </w:ins>
      <w:ins w:id="412" w:author="Tyler Frankenberg" w:date="2023-04-05T22:46:00Z">
        <w:r w:rsidR="00AA0AE0">
          <w:rPr>
            <w:rFonts w:ascii="Cambria" w:eastAsia="Times New Roman" w:hAnsi="Cambria" w:cstheme="minorHAnsi"/>
            <w:sz w:val="24"/>
            <w:szCs w:val="24"/>
          </w:rPr>
          <w:t xml:space="preserve">ations had grown to over </w:t>
        </w:r>
      </w:ins>
      <w:ins w:id="413" w:author="Tyler Frankenberg" w:date="2023-04-05T22:48:00Z">
        <w:r w:rsidR="00AA0AE0">
          <w:rPr>
            <w:rFonts w:ascii="Cambria" w:eastAsia="Times New Roman" w:hAnsi="Cambria" w:cstheme="minorHAnsi"/>
            <w:sz w:val="24"/>
            <w:szCs w:val="24"/>
          </w:rPr>
          <w:t>32,711</w:t>
        </w:r>
      </w:ins>
      <w:ins w:id="414" w:author="Tyler Frankenberg" w:date="2023-04-05T23:17:00Z">
        <w:r w:rsidR="00BE0D49">
          <w:rPr>
            <w:rFonts w:ascii="Cambria" w:eastAsia="Times New Roman" w:hAnsi="Cambria" w:cstheme="minorHAnsi"/>
            <w:sz w:val="24"/>
            <w:szCs w:val="24"/>
          </w:rPr>
          <w:t>, which accounted for over 14% of US utility patent applications</w:t>
        </w:r>
      </w:ins>
      <w:r w:rsidR="00F07A64" w:rsidRPr="008A021A">
        <w:rPr>
          <w:rFonts w:ascii="Cambria" w:eastAsia="Times New Roman" w:hAnsi="Cambria" w:cstheme="minorHAnsi"/>
          <w:sz w:val="24"/>
          <w:szCs w:val="24"/>
        </w:rPr>
        <w:t xml:space="preserve">).  </w:t>
      </w:r>
    </w:p>
    <w:p w14:paraId="5C4ADF9C" w14:textId="5654DB50" w:rsidR="00C663EA" w:rsidRPr="008A021A" w:rsidRDefault="007D7753" w:rsidP="00A1495C">
      <w:pPr>
        <w:pStyle w:val="NoSpacing"/>
        <w:ind w:firstLine="360"/>
        <w:rPr>
          <w:rFonts w:ascii="Cambria" w:eastAsia="Times New Roman" w:hAnsi="Cambria" w:cstheme="minorHAnsi"/>
          <w:sz w:val="24"/>
          <w:szCs w:val="24"/>
        </w:rPr>
      </w:pPr>
      <w:r w:rsidRPr="008A021A">
        <w:rPr>
          <w:rFonts w:ascii="Cambria" w:eastAsia="Times New Roman" w:hAnsi="Cambria" w:cstheme="minorHAnsi"/>
          <w:sz w:val="24"/>
          <w:szCs w:val="24"/>
        </w:rPr>
        <w:t>This</w:t>
      </w:r>
      <w:r w:rsidR="00FE3277" w:rsidRPr="008A021A">
        <w:rPr>
          <w:rFonts w:ascii="Cambria" w:eastAsia="Times New Roman" w:hAnsi="Cambria" w:cstheme="minorHAnsi"/>
          <w:sz w:val="24"/>
          <w:szCs w:val="24"/>
        </w:rPr>
        <w:t xml:space="preserve"> </w:t>
      </w:r>
      <w:ins w:id="415" w:author="Tyler Frankenberg" w:date="2023-04-05T23:18:00Z">
        <w:r w:rsidR="00BE0D49">
          <w:rPr>
            <w:rFonts w:ascii="Cambria" w:eastAsia="Times New Roman" w:hAnsi="Cambria" w:cstheme="minorHAnsi"/>
            <w:sz w:val="24"/>
            <w:szCs w:val="24"/>
          </w:rPr>
          <w:t xml:space="preserve">9-year </w:t>
        </w:r>
      </w:ins>
      <w:proofErr w:type="gramStart"/>
      <w:r w:rsidR="00FE3277" w:rsidRPr="008A021A">
        <w:rPr>
          <w:rFonts w:ascii="Cambria" w:eastAsia="Times New Roman" w:hAnsi="Cambria" w:cstheme="minorHAnsi"/>
          <w:sz w:val="24"/>
          <w:szCs w:val="24"/>
        </w:rPr>
        <w:t>time period</w:t>
      </w:r>
      <w:proofErr w:type="gramEnd"/>
      <w:r w:rsidR="00FE3277" w:rsidRPr="008A021A">
        <w:rPr>
          <w:rFonts w:ascii="Cambria" w:eastAsia="Times New Roman" w:hAnsi="Cambria" w:cstheme="minorHAnsi"/>
          <w:sz w:val="24"/>
          <w:szCs w:val="24"/>
        </w:rPr>
        <w:t xml:space="preserve"> is </w:t>
      </w:r>
      <w:r w:rsidR="002E63E8" w:rsidRPr="008A021A">
        <w:rPr>
          <w:rFonts w:ascii="Cambria" w:eastAsia="Times New Roman" w:hAnsi="Cambria" w:cstheme="minorHAnsi"/>
          <w:sz w:val="24"/>
          <w:szCs w:val="24"/>
        </w:rPr>
        <w:t xml:space="preserve">likely </w:t>
      </w:r>
      <w:r w:rsidR="00FE3277" w:rsidRPr="008A021A">
        <w:rPr>
          <w:rFonts w:ascii="Cambria" w:eastAsia="Times New Roman" w:hAnsi="Cambria" w:cstheme="minorHAnsi"/>
          <w:sz w:val="24"/>
          <w:szCs w:val="24"/>
        </w:rPr>
        <w:t>long enough to</w:t>
      </w:r>
      <w:r w:rsidR="00CD1BEB" w:rsidRPr="008A021A">
        <w:rPr>
          <w:rFonts w:ascii="Cambria" w:eastAsia="Times New Roman" w:hAnsi="Cambria" w:cstheme="minorHAnsi"/>
          <w:sz w:val="24"/>
          <w:szCs w:val="24"/>
        </w:rPr>
        <w:t xml:space="preserve"> smooth </w:t>
      </w:r>
      <w:r w:rsidR="008D6B98" w:rsidRPr="008A021A">
        <w:rPr>
          <w:rFonts w:ascii="Cambria" w:eastAsia="Times New Roman" w:hAnsi="Cambria" w:cstheme="minorHAnsi"/>
          <w:sz w:val="24"/>
          <w:szCs w:val="24"/>
        </w:rPr>
        <w:t>out periodic local labor and housing market shocks</w:t>
      </w:r>
      <w:r w:rsidR="002E63E8" w:rsidRPr="008A021A">
        <w:rPr>
          <w:rFonts w:ascii="Cambria" w:eastAsia="Times New Roman" w:hAnsi="Cambria" w:cstheme="minorHAnsi"/>
          <w:sz w:val="24"/>
          <w:szCs w:val="24"/>
        </w:rPr>
        <w:t xml:space="preserve"> that may affect any given year’s </w:t>
      </w:r>
      <w:r w:rsidR="003E204C" w:rsidRPr="008A021A">
        <w:rPr>
          <w:rFonts w:ascii="Cambria" w:eastAsia="Times New Roman" w:hAnsi="Cambria" w:cstheme="minorHAnsi"/>
          <w:sz w:val="24"/>
          <w:szCs w:val="24"/>
        </w:rPr>
        <w:t>flows for specific counties or regions</w:t>
      </w:r>
      <w:r w:rsidR="0081368B" w:rsidRPr="008A021A">
        <w:rPr>
          <w:rFonts w:ascii="Cambria" w:eastAsia="Times New Roman" w:hAnsi="Cambria" w:cstheme="minorHAnsi"/>
          <w:sz w:val="24"/>
          <w:szCs w:val="24"/>
        </w:rPr>
        <w:t>.</w:t>
      </w:r>
      <w:r w:rsidR="00935C55" w:rsidRPr="008A021A">
        <w:rPr>
          <w:rFonts w:ascii="Cambria" w:eastAsia="Times New Roman" w:hAnsi="Cambria" w:cstheme="minorHAnsi"/>
          <w:sz w:val="24"/>
          <w:szCs w:val="24"/>
        </w:rPr>
        <w:t xml:space="preserve">  </w:t>
      </w:r>
      <w:r w:rsidR="00FA04C8" w:rsidRPr="008A021A">
        <w:rPr>
          <w:rFonts w:ascii="Cambria" w:eastAsia="Times New Roman" w:hAnsi="Cambria" w:cstheme="minorHAnsi"/>
          <w:sz w:val="24"/>
          <w:szCs w:val="24"/>
        </w:rPr>
        <w:t xml:space="preserve">Though of course we cannot interpret results without the context of the </w:t>
      </w:r>
      <w:r w:rsidR="005B0199" w:rsidRPr="008A021A">
        <w:rPr>
          <w:rFonts w:ascii="Cambria" w:eastAsia="Times New Roman" w:hAnsi="Cambria" w:cstheme="minorHAnsi"/>
          <w:sz w:val="24"/>
          <w:szCs w:val="24"/>
        </w:rPr>
        <w:t xml:space="preserve">2008 housing market crash and </w:t>
      </w:r>
      <w:r w:rsidR="00871766" w:rsidRPr="008A021A">
        <w:rPr>
          <w:rFonts w:ascii="Cambria" w:eastAsia="Times New Roman" w:hAnsi="Cambria" w:cstheme="minorHAnsi"/>
          <w:sz w:val="24"/>
          <w:szCs w:val="24"/>
        </w:rPr>
        <w:t xml:space="preserve">2008 – 2010 Great Recession in mind, starting our analysis in 2011 </w:t>
      </w:r>
      <w:r w:rsidR="00AC5023" w:rsidRPr="008A021A">
        <w:rPr>
          <w:rFonts w:ascii="Cambria" w:eastAsia="Times New Roman" w:hAnsi="Cambria" w:cstheme="minorHAnsi"/>
          <w:sz w:val="24"/>
          <w:szCs w:val="24"/>
        </w:rPr>
        <w:t>should</w:t>
      </w:r>
      <w:r w:rsidR="00E71A04" w:rsidRPr="008A021A">
        <w:rPr>
          <w:rFonts w:ascii="Cambria" w:eastAsia="Times New Roman" w:hAnsi="Cambria" w:cstheme="minorHAnsi"/>
          <w:sz w:val="24"/>
          <w:szCs w:val="24"/>
        </w:rPr>
        <w:t xml:space="preserve"> avoid </w:t>
      </w:r>
      <w:r w:rsidR="00AD47AD" w:rsidRPr="008A021A">
        <w:rPr>
          <w:rFonts w:ascii="Cambria" w:eastAsia="Times New Roman" w:hAnsi="Cambria" w:cstheme="minorHAnsi"/>
          <w:sz w:val="24"/>
          <w:szCs w:val="24"/>
        </w:rPr>
        <w:t xml:space="preserve">skewing the data </w:t>
      </w:r>
      <w:r w:rsidR="00AE735A" w:rsidRPr="008A021A">
        <w:rPr>
          <w:rFonts w:ascii="Cambria" w:eastAsia="Times New Roman" w:hAnsi="Cambria" w:cstheme="minorHAnsi"/>
          <w:sz w:val="24"/>
          <w:szCs w:val="24"/>
        </w:rPr>
        <w:t xml:space="preserve">based on the most </w:t>
      </w:r>
      <w:r w:rsidR="00AE735A" w:rsidRPr="008A021A">
        <w:rPr>
          <w:rFonts w:ascii="Cambria" w:eastAsia="Times New Roman" w:hAnsi="Cambria" w:cstheme="minorHAnsi"/>
          <w:i/>
          <w:iCs/>
          <w:sz w:val="24"/>
          <w:szCs w:val="24"/>
        </w:rPr>
        <w:t>temporary</w:t>
      </w:r>
      <w:r w:rsidR="00AE735A" w:rsidRPr="008A021A">
        <w:rPr>
          <w:rFonts w:ascii="Cambria" w:eastAsia="Times New Roman" w:hAnsi="Cambria" w:cstheme="minorHAnsi"/>
          <w:sz w:val="24"/>
          <w:szCs w:val="24"/>
        </w:rPr>
        <w:t xml:space="preserve"> impacts of these shocks.</w:t>
      </w:r>
      <w:r w:rsidR="00A641AC" w:rsidRPr="008A021A">
        <w:rPr>
          <w:rFonts w:ascii="Cambria" w:eastAsia="Times New Roman" w:hAnsi="Cambria" w:cstheme="minorHAnsi"/>
          <w:sz w:val="24"/>
          <w:szCs w:val="24"/>
        </w:rPr>
        <w:t xml:space="preserve">  </w:t>
      </w:r>
      <w:r w:rsidR="0002207D" w:rsidRPr="008A021A">
        <w:rPr>
          <w:rFonts w:ascii="Cambria" w:eastAsia="Times New Roman" w:hAnsi="Cambria" w:cstheme="minorHAnsi"/>
          <w:sz w:val="24"/>
          <w:szCs w:val="24"/>
        </w:rPr>
        <w:t xml:space="preserve">Similarly, ending in 2019 </w:t>
      </w:r>
      <w:r w:rsidR="00F9286F" w:rsidRPr="008A021A">
        <w:rPr>
          <w:rFonts w:ascii="Cambria" w:eastAsia="Times New Roman" w:hAnsi="Cambria" w:cstheme="minorHAnsi"/>
          <w:sz w:val="24"/>
          <w:szCs w:val="24"/>
        </w:rPr>
        <w:t xml:space="preserve">allows </w:t>
      </w:r>
      <w:r w:rsidR="004C15F3" w:rsidRPr="008A021A">
        <w:rPr>
          <w:rFonts w:ascii="Cambria" w:eastAsia="Times New Roman" w:hAnsi="Cambria" w:cstheme="minorHAnsi"/>
          <w:sz w:val="24"/>
          <w:szCs w:val="24"/>
        </w:rPr>
        <w:t>me</w:t>
      </w:r>
      <w:r w:rsidR="00F9286F" w:rsidRPr="008A021A">
        <w:rPr>
          <w:rFonts w:ascii="Cambria" w:eastAsia="Times New Roman" w:hAnsi="Cambria" w:cstheme="minorHAnsi"/>
          <w:sz w:val="24"/>
          <w:szCs w:val="24"/>
        </w:rPr>
        <w:t xml:space="preserve"> to focus on the movement of workers without the </w:t>
      </w:r>
      <w:r w:rsidR="008159F2" w:rsidRPr="008A021A">
        <w:rPr>
          <w:rFonts w:ascii="Cambria" w:eastAsia="Times New Roman" w:hAnsi="Cambria" w:cstheme="minorHAnsi"/>
          <w:sz w:val="24"/>
          <w:szCs w:val="24"/>
        </w:rPr>
        <w:t xml:space="preserve">effects of the </w:t>
      </w:r>
      <w:r w:rsidR="00EA6C9D" w:rsidRPr="008A021A">
        <w:rPr>
          <w:rFonts w:ascii="Cambria" w:eastAsia="Times New Roman" w:hAnsi="Cambria" w:cstheme="minorHAnsi"/>
          <w:sz w:val="24"/>
          <w:szCs w:val="24"/>
        </w:rPr>
        <w:t xml:space="preserve">wide structural </w:t>
      </w:r>
      <w:r w:rsidR="00C70732" w:rsidRPr="008A021A">
        <w:rPr>
          <w:rFonts w:ascii="Cambria" w:eastAsia="Times New Roman" w:hAnsi="Cambria" w:cstheme="minorHAnsi"/>
          <w:sz w:val="24"/>
          <w:szCs w:val="24"/>
        </w:rPr>
        <w:t xml:space="preserve">economic, cultural, and </w:t>
      </w:r>
      <w:r w:rsidR="00EA6C9D" w:rsidRPr="008A021A">
        <w:rPr>
          <w:rFonts w:ascii="Cambria" w:eastAsia="Times New Roman" w:hAnsi="Cambria" w:cstheme="minorHAnsi"/>
          <w:sz w:val="24"/>
          <w:szCs w:val="24"/>
        </w:rPr>
        <w:t xml:space="preserve">political re-alignments following the 2020 pandemic </w:t>
      </w:r>
      <w:r w:rsidR="008159F2" w:rsidRPr="008A021A">
        <w:rPr>
          <w:rFonts w:ascii="Cambria" w:eastAsia="Times New Roman" w:hAnsi="Cambria" w:cstheme="minorHAnsi"/>
          <w:sz w:val="24"/>
          <w:szCs w:val="24"/>
        </w:rPr>
        <w:t xml:space="preserve">and recession; in some cases, </w:t>
      </w:r>
      <w:r w:rsidR="004C15F3" w:rsidRPr="008A021A">
        <w:rPr>
          <w:rFonts w:ascii="Cambria" w:eastAsia="Times New Roman" w:hAnsi="Cambria" w:cstheme="minorHAnsi"/>
          <w:sz w:val="24"/>
          <w:szCs w:val="24"/>
        </w:rPr>
        <w:t>moreover, t</w:t>
      </w:r>
      <w:r w:rsidR="00C663EA" w:rsidRPr="008A021A">
        <w:rPr>
          <w:rFonts w:ascii="Cambria" w:eastAsia="Times New Roman" w:hAnsi="Cambria" w:cstheme="minorHAnsi"/>
          <w:sz w:val="24"/>
          <w:szCs w:val="24"/>
        </w:rPr>
        <w:t>he data is less available, less reliable, or both starting in 2020.</w:t>
      </w:r>
      <w:r w:rsidR="00A1495C" w:rsidRPr="008A021A">
        <w:rPr>
          <w:rFonts w:ascii="Cambria" w:eastAsia="Times New Roman" w:hAnsi="Cambria" w:cstheme="minorHAnsi"/>
          <w:sz w:val="24"/>
          <w:szCs w:val="24"/>
        </w:rPr>
        <w:t xml:space="preserve">  </w:t>
      </w:r>
      <w:r w:rsidRPr="008A021A">
        <w:rPr>
          <w:rFonts w:ascii="Cambria" w:eastAsia="Times New Roman" w:hAnsi="Cambria" w:cstheme="minorHAnsi"/>
          <w:sz w:val="24"/>
          <w:szCs w:val="24"/>
        </w:rPr>
        <w:t xml:space="preserve"> </w:t>
      </w:r>
    </w:p>
    <w:p w14:paraId="5017C1B7" w14:textId="1D4FB516" w:rsidR="00F07A64" w:rsidRPr="008A021A" w:rsidRDefault="00F07A64" w:rsidP="00F07A64">
      <w:pPr>
        <w:pStyle w:val="NoSpacing"/>
        <w:rPr>
          <w:rFonts w:ascii="Cambria" w:eastAsia="Times New Roman" w:hAnsi="Cambria" w:cstheme="minorHAnsi"/>
          <w:sz w:val="24"/>
          <w:szCs w:val="24"/>
        </w:rPr>
      </w:pPr>
    </w:p>
    <w:p w14:paraId="15E2C125" w14:textId="43954448" w:rsidR="00F07A64" w:rsidRPr="008A021A" w:rsidRDefault="00B06BA0" w:rsidP="00F87C7B">
      <w:pPr>
        <w:pStyle w:val="NoSpacing"/>
        <w:jc w:val="center"/>
        <w:rPr>
          <w:rFonts w:ascii="Cambria" w:eastAsia="Times New Roman" w:hAnsi="Cambria" w:cstheme="minorHAnsi"/>
          <w:sz w:val="24"/>
          <w:szCs w:val="24"/>
        </w:rPr>
        <w:pPrChange w:id="416" w:author="Tyler Frankenberg" w:date="2023-04-05T23:44:00Z">
          <w:pPr>
            <w:pStyle w:val="NoSpacing"/>
          </w:pPr>
        </w:pPrChange>
      </w:pPr>
      <w:r w:rsidRPr="008A021A">
        <w:rPr>
          <w:rFonts w:ascii="Cambria" w:eastAsia="Times New Roman" w:hAnsi="Cambria" w:cstheme="minorHAnsi"/>
          <w:noProof/>
          <w:sz w:val="24"/>
          <w:szCs w:val="24"/>
        </w:rPr>
        <w:lastRenderedPageBreak/>
        <w:drawing>
          <wp:inline distT="0" distB="0" distL="0" distR="0" wp14:anchorId="0EC3BA66" wp14:editId="3EB6403E">
            <wp:extent cx="3819525" cy="3819525"/>
            <wp:effectExtent l="0" t="0" r="9525" b="952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50695466" w14:textId="77777777" w:rsidR="00AF164B" w:rsidRPr="008A021A" w:rsidRDefault="00AF164B" w:rsidP="00F07A64">
      <w:pPr>
        <w:pStyle w:val="NoSpacing"/>
        <w:rPr>
          <w:rFonts w:ascii="Cambria" w:eastAsia="Times New Roman" w:hAnsi="Cambria" w:cstheme="minorHAnsi"/>
          <w:sz w:val="24"/>
          <w:szCs w:val="24"/>
        </w:rPr>
      </w:pPr>
    </w:p>
    <w:p w14:paraId="78E2D8F7" w14:textId="2E001C10" w:rsidR="00F72910" w:rsidRPr="008A021A" w:rsidRDefault="00B06BA0" w:rsidP="00AF164B">
      <w:pPr>
        <w:pStyle w:val="NoSpacing"/>
        <w:jc w:val="center"/>
        <w:rPr>
          <w:rFonts w:ascii="Cambria" w:eastAsia="Times New Roman" w:hAnsi="Cambria" w:cstheme="minorHAnsi"/>
          <w:i/>
          <w:iCs/>
          <w:sz w:val="24"/>
          <w:szCs w:val="24"/>
        </w:rPr>
      </w:pPr>
      <w:del w:id="417" w:author="Tyler Frankenberg" w:date="2023-04-05T23:16:00Z">
        <w:r w:rsidRPr="008A021A" w:rsidDel="00BE0D49">
          <w:rPr>
            <w:rFonts w:ascii="Cambria" w:eastAsia="Times New Roman" w:hAnsi="Cambria" w:cstheme="minorHAnsi"/>
            <w:i/>
            <w:iCs/>
            <w:sz w:val="24"/>
            <w:szCs w:val="24"/>
          </w:rPr>
          <w:delText>fig 1</w:delText>
        </w:r>
        <w:r w:rsidR="00AF164B" w:rsidRPr="008A021A" w:rsidDel="00BE0D49">
          <w:rPr>
            <w:rFonts w:ascii="Cambria" w:eastAsia="Times New Roman" w:hAnsi="Cambria" w:cstheme="minorHAnsi"/>
            <w:i/>
            <w:iCs/>
            <w:sz w:val="24"/>
            <w:szCs w:val="24"/>
          </w:rPr>
          <w:delText xml:space="preserve"> – </w:delText>
        </w:r>
      </w:del>
      <w:r w:rsidR="00AF164B" w:rsidRPr="008A021A">
        <w:rPr>
          <w:rFonts w:ascii="Cambria" w:eastAsia="Times New Roman" w:hAnsi="Cambria" w:cstheme="minorHAnsi"/>
          <w:i/>
          <w:iCs/>
          <w:sz w:val="24"/>
          <w:szCs w:val="24"/>
        </w:rPr>
        <w:t>Total Artificial Intelligence patent applications and defensive publications produced in the United States by year, 2000 – 2019.</w:t>
      </w:r>
    </w:p>
    <w:p w14:paraId="6B09ACDC" w14:textId="257E8B9E" w:rsidR="00FD3C87" w:rsidRPr="008A021A" w:rsidRDefault="00FD3C87" w:rsidP="00FB5A33">
      <w:pPr>
        <w:pStyle w:val="NoSpacing"/>
        <w:rPr>
          <w:rFonts w:ascii="Cambria" w:hAnsi="Cambria" w:cstheme="minorHAnsi"/>
          <w:sz w:val="24"/>
          <w:szCs w:val="24"/>
        </w:rPr>
      </w:pPr>
    </w:p>
    <w:p w14:paraId="02BEF41C" w14:textId="1195466A" w:rsidR="00A72564" w:rsidRPr="008A021A" w:rsidDel="00F87C7B" w:rsidRDefault="00B92C91" w:rsidP="00FB5A33">
      <w:pPr>
        <w:pStyle w:val="NoSpacing"/>
        <w:rPr>
          <w:del w:id="418" w:author="Tyler Frankenberg" w:date="2023-04-05T23:43:00Z"/>
          <w:rFonts w:ascii="Cambria" w:hAnsi="Cambria" w:cstheme="minorHAnsi"/>
          <w:sz w:val="24"/>
          <w:szCs w:val="24"/>
        </w:rPr>
      </w:pPr>
      <w:del w:id="419" w:author="Tyler Frankenberg" w:date="2023-04-05T23:43:00Z">
        <w:r w:rsidRPr="008A021A" w:rsidDel="00F87C7B">
          <w:rPr>
            <w:rFonts w:ascii="Cambria" w:hAnsi="Cambria" w:cstheme="minorHAnsi"/>
            <w:sz w:val="24"/>
            <w:szCs w:val="24"/>
          </w:rPr>
          <w:tab/>
        </w:r>
      </w:del>
      <w:del w:id="420" w:author="Tyler Frankenberg" w:date="2023-04-05T23:42:00Z">
        <w:r w:rsidRPr="008A021A" w:rsidDel="00F87C7B">
          <w:rPr>
            <w:rFonts w:ascii="Cambria" w:hAnsi="Cambria" w:cstheme="minorHAnsi"/>
            <w:sz w:val="24"/>
            <w:szCs w:val="24"/>
          </w:rPr>
          <w:delText>Finally,</w:delText>
        </w:r>
        <w:r w:rsidR="00CA2208" w:rsidRPr="008A021A" w:rsidDel="00F87C7B">
          <w:rPr>
            <w:rFonts w:ascii="Cambria" w:hAnsi="Cambria" w:cstheme="minorHAnsi"/>
            <w:sz w:val="24"/>
            <w:szCs w:val="24"/>
          </w:rPr>
          <w:delText xml:space="preserve"> where</w:delText>
        </w:r>
      </w:del>
      <w:del w:id="421" w:author="Tyler Frankenberg" w:date="2023-04-05T23:43:00Z">
        <w:r w:rsidR="00CA2208" w:rsidRPr="008A021A" w:rsidDel="00F87C7B">
          <w:rPr>
            <w:rFonts w:ascii="Cambria" w:hAnsi="Cambria" w:cstheme="minorHAnsi"/>
            <w:sz w:val="24"/>
            <w:szCs w:val="24"/>
          </w:rPr>
          <w:delText xml:space="preserve"> not specifically noted above, in most cases </w:delText>
        </w:r>
        <w:r w:rsidR="00A109C4" w:rsidRPr="008A021A" w:rsidDel="00F87C7B">
          <w:rPr>
            <w:rFonts w:ascii="Cambria" w:hAnsi="Cambria" w:cstheme="minorHAnsi"/>
            <w:sz w:val="24"/>
            <w:szCs w:val="24"/>
          </w:rPr>
          <w:delText xml:space="preserve">one or both of </w:delText>
        </w:r>
        <w:r w:rsidR="004D7136" w:rsidRPr="008A021A" w:rsidDel="00F87C7B">
          <w:rPr>
            <w:rFonts w:ascii="Cambria" w:hAnsi="Cambria" w:cstheme="minorHAnsi"/>
            <w:sz w:val="24"/>
            <w:szCs w:val="24"/>
          </w:rPr>
          <w:delText xml:space="preserve">the following </w:delText>
        </w:r>
        <w:r w:rsidR="00CA2208" w:rsidRPr="008A021A" w:rsidDel="00F87C7B">
          <w:rPr>
            <w:rFonts w:ascii="Cambria" w:hAnsi="Cambria" w:cstheme="minorHAnsi"/>
            <w:sz w:val="24"/>
            <w:szCs w:val="24"/>
          </w:rPr>
          <w:delText>transformations have generally been applied to variables of interest.  First,</w:delText>
        </w:r>
        <w:r w:rsidR="00237601" w:rsidRPr="008A021A" w:rsidDel="00F87C7B">
          <w:rPr>
            <w:rFonts w:ascii="Cambria" w:hAnsi="Cambria" w:cstheme="minorHAnsi"/>
            <w:sz w:val="24"/>
            <w:szCs w:val="24"/>
          </w:rPr>
          <w:delText xml:space="preserve"> measures are considered in relation to population to control for the size of population centers.  </w:delText>
        </w:r>
        <w:r w:rsidR="00F960DC" w:rsidRPr="008A021A" w:rsidDel="00F87C7B">
          <w:rPr>
            <w:rFonts w:ascii="Cambria" w:hAnsi="Cambria" w:cstheme="minorHAnsi"/>
            <w:sz w:val="24"/>
            <w:szCs w:val="24"/>
          </w:rPr>
          <w:delText xml:space="preserve">At the same time, we generally also consider </w:delText>
        </w:r>
        <w:r w:rsidR="00135084" w:rsidRPr="008A021A" w:rsidDel="00F87C7B">
          <w:rPr>
            <w:rFonts w:ascii="Cambria" w:hAnsi="Cambria" w:cstheme="minorHAnsi"/>
            <w:sz w:val="24"/>
            <w:szCs w:val="24"/>
          </w:rPr>
          <w:delText xml:space="preserve">some </w:delText>
        </w:r>
        <w:r w:rsidR="00F960DC" w:rsidRPr="008A021A" w:rsidDel="00F87C7B">
          <w:rPr>
            <w:rFonts w:ascii="Cambria" w:hAnsi="Cambria" w:cstheme="minorHAnsi"/>
            <w:sz w:val="24"/>
            <w:szCs w:val="24"/>
          </w:rPr>
          <w:delText xml:space="preserve">measures </w:delText>
        </w:r>
        <w:r w:rsidR="00E377B3" w:rsidRPr="008A021A" w:rsidDel="00F87C7B">
          <w:rPr>
            <w:rFonts w:ascii="Cambria" w:hAnsi="Cambria" w:cstheme="minorHAnsi"/>
            <w:sz w:val="24"/>
            <w:szCs w:val="24"/>
          </w:rPr>
          <w:delText xml:space="preserve">uncontrolled for population size to get a sense of </w:delText>
        </w:r>
        <w:r w:rsidR="00135084" w:rsidRPr="008A021A" w:rsidDel="00F87C7B">
          <w:rPr>
            <w:rFonts w:ascii="Cambria" w:hAnsi="Cambria" w:cstheme="minorHAnsi"/>
            <w:sz w:val="24"/>
            <w:szCs w:val="24"/>
          </w:rPr>
          <w:delText xml:space="preserve">their relative impact on the nationwide picture.  A great illustration is patent activity for </w:delText>
        </w:r>
        <w:r w:rsidR="00F75FC2" w:rsidRPr="008A021A" w:rsidDel="00F87C7B">
          <w:rPr>
            <w:rFonts w:ascii="Cambria" w:hAnsi="Cambria" w:cstheme="minorHAnsi"/>
            <w:sz w:val="24"/>
            <w:szCs w:val="24"/>
          </w:rPr>
          <w:delText>Los Angeles County, CA vs. Los Alamos County, NM in 2011:</w:delText>
        </w:r>
      </w:del>
    </w:p>
    <w:p w14:paraId="2E32B225" w14:textId="26BB0C01" w:rsidR="00F75FC2" w:rsidRPr="008A021A" w:rsidDel="00F87C7B" w:rsidRDefault="00F75FC2" w:rsidP="00FB5A33">
      <w:pPr>
        <w:pStyle w:val="NoSpacing"/>
        <w:rPr>
          <w:del w:id="422" w:author="Tyler Frankenberg" w:date="2023-04-05T23:43:00Z"/>
          <w:rFonts w:ascii="Cambria" w:hAnsi="Cambria" w:cstheme="minorHAnsi"/>
          <w:sz w:val="24"/>
          <w:szCs w:val="24"/>
        </w:rPr>
      </w:pPr>
    </w:p>
    <w:p w14:paraId="29EB5223" w14:textId="770F8BD9" w:rsidR="00F75FC2" w:rsidRPr="008A021A" w:rsidDel="00F87C7B" w:rsidRDefault="00F75FC2" w:rsidP="00FB5A33">
      <w:pPr>
        <w:pStyle w:val="NoSpacing"/>
        <w:rPr>
          <w:del w:id="423" w:author="Tyler Frankenberg" w:date="2023-04-05T23:43:00Z"/>
          <w:rFonts w:ascii="Cambria" w:hAnsi="Cambria" w:cstheme="minorHAnsi"/>
          <w:sz w:val="24"/>
          <w:szCs w:val="24"/>
        </w:rPr>
      </w:pPr>
      <w:del w:id="424" w:author="Tyler Frankenberg" w:date="2023-04-05T23:43:00Z">
        <w:r w:rsidRPr="008A021A" w:rsidDel="00F87C7B">
          <w:rPr>
            <w:rFonts w:ascii="Cambria" w:hAnsi="Cambria" w:cstheme="minorHAnsi"/>
            <w:noProof/>
            <w:sz w:val="24"/>
            <w:szCs w:val="24"/>
          </w:rPr>
          <w:drawing>
            <wp:inline distT="0" distB="0" distL="0" distR="0" wp14:anchorId="3BF50BBB" wp14:editId="40D7E362">
              <wp:extent cx="5943600" cy="1258570"/>
              <wp:effectExtent l="0" t="0" r="0"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14"/>
                      <a:stretch>
                        <a:fillRect/>
                      </a:stretch>
                    </pic:blipFill>
                    <pic:spPr>
                      <a:xfrm>
                        <a:off x="0" y="0"/>
                        <a:ext cx="5943600" cy="1258570"/>
                      </a:xfrm>
                      <a:prstGeom prst="rect">
                        <a:avLst/>
                      </a:prstGeom>
                    </pic:spPr>
                  </pic:pic>
                </a:graphicData>
              </a:graphic>
            </wp:inline>
          </w:drawing>
        </w:r>
      </w:del>
    </w:p>
    <w:p w14:paraId="3552EC4A" w14:textId="2A74F247" w:rsidR="00F75FC2" w:rsidRPr="008A021A" w:rsidDel="00F87C7B" w:rsidRDefault="00F75FC2" w:rsidP="00FB5A33">
      <w:pPr>
        <w:pStyle w:val="NoSpacing"/>
        <w:rPr>
          <w:del w:id="425" w:author="Tyler Frankenberg" w:date="2023-04-05T23:43:00Z"/>
          <w:rFonts w:ascii="Cambria" w:hAnsi="Cambria" w:cstheme="minorHAnsi"/>
          <w:sz w:val="24"/>
          <w:szCs w:val="24"/>
        </w:rPr>
      </w:pPr>
    </w:p>
    <w:p w14:paraId="2AE905D9" w14:textId="42346184" w:rsidR="00F75FC2" w:rsidRPr="008A021A" w:rsidDel="00F87C7B" w:rsidRDefault="003F1EBD" w:rsidP="00F87C7B">
      <w:pPr>
        <w:pStyle w:val="NoSpacing"/>
        <w:ind w:firstLine="720"/>
        <w:rPr>
          <w:del w:id="426" w:author="Tyler Frankenberg" w:date="2023-04-05T23:43:00Z"/>
          <w:rFonts w:ascii="Cambria" w:hAnsi="Cambria" w:cstheme="minorHAnsi"/>
          <w:sz w:val="24"/>
          <w:szCs w:val="24"/>
        </w:rPr>
        <w:pPrChange w:id="427" w:author="Tyler Frankenberg" w:date="2023-04-05T23:43:00Z">
          <w:pPr>
            <w:pStyle w:val="NoSpacing"/>
          </w:pPr>
        </w:pPrChange>
      </w:pPr>
      <w:del w:id="428" w:author="Tyler Frankenberg" w:date="2023-04-05T23:43:00Z">
        <w:r w:rsidRPr="008A021A" w:rsidDel="00F87C7B">
          <w:rPr>
            <w:rFonts w:ascii="Cambria" w:hAnsi="Cambria" w:cstheme="minorHAnsi"/>
            <w:sz w:val="24"/>
            <w:szCs w:val="24"/>
          </w:rPr>
          <w:delText>While Los Angeles County</w:delText>
        </w:r>
        <w:r w:rsidR="00ED3E74" w:rsidRPr="008A021A" w:rsidDel="00F87C7B">
          <w:rPr>
            <w:rFonts w:ascii="Cambria" w:hAnsi="Cambria" w:cstheme="minorHAnsi"/>
            <w:sz w:val="24"/>
            <w:szCs w:val="24"/>
          </w:rPr>
          <w:delText>, CA</w:delText>
        </w:r>
        <w:r w:rsidRPr="008A021A" w:rsidDel="00F87C7B">
          <w:rPr>
            <w:rFonts w:ascii="Cambria" w:hAnsi="Cambria" w:cstheme="minorHAnsi"/>
            <w:sz w:val="24"/>
            <w:szCs w:val="24"/>
          </w:rPr>
          <w:delText xml:space="preserve">, </w:delText>
        </w:r>
        <w:r w:rsidR="00ED3E74" w:rsidRPr="008A021A" w:rsidDel="00F87C7B">
          <w:rPr>
            <w:rFonts w:ascii="Cambria" w:hAnsi="Cambria" w:cstheme="minorHAnsi"/>
            <w:sz w:val="24"/>
            <w:szCs w:val="24"/>
          </w:rPr>
          <w:delText xml:space="preserve">hub of the nation’s second-largest urban area, </w:delText>
        </w:r>
        <w:r w:rsidR="001C6127" w:rsidRPr="008A021A" w:rsidDel="00F87C7B">
          <w:rPr>
            <w:rFonts w:ascii="Cambria" w:hAnsi="Cambria" w:cstheme="minorHAnsi"/>
            <w:sz w:val="24"/>
            <w:szCs w:val="24"/>
          </w:rPr>
          <w:delText xml:space="preserve">dwarfs tiny Los Alamos County, NM, </w:delText>
        </w:r>
        <w:r w:rsidR="00796708" w:rsidRPr="008A021A" w:rsidDel="00F87C7B">
          <w:rPr>
            <w:rFonts w:ascii="Cambria" w:hAnsi="Cambria" w:cstheme="minorHAnsi"/>
            <w:sz w:val="24"/>
            <w:szCs w:val="24"/>
          </w:rPr>
          <w:delText xml:space="preserve">in terms of population, </w:delText>
        </w:r>
        <w:r w:rsidR="001C6127" w:rsidRPr="008A021A" w:rsidDel="00F87C7B">
          <w:rPr>
            <w:rFonts w:ascii="Cambria" w:hAnsi="Cambria" w:cstheme="minorHAnsi"/>
            <w:sz w:val="24"/>
            <w:szCs w:val="24"/>
          </w:rPr>
          <w:delText>we can see</w:delText>
        </w:r>
        <w:r w:rsidR="00796708" w:rsidRPr="008A021A" w:rsidDel="00F87C7B">
          <w:rPr>
            <w:rFonts w:ascii="Cambria" w:hAnsi="Cambria" w:cstheme="minorHAnsi"/>
            <w:sz w:val="24"/>
            <w:szCs w:val="24"/>
          </w:rPr>
          <w:delText xml:space="preserve"> that the latter produced over 10 times as many patents per thousand </w:delText>
        </w:r>
        <w:r w:rsidR="00553AFD" w:rsidRPr="008A021A" w:rsidDel="00F87C7B">
          <w:rPr>
            <w:rFonts w:ascii="Cambria" w:hAnsi="Cambria" w:cstheme="minorHAnsi"/>
            <w:sz w:val="24"/>
            <w:szCs w:val="24"/>
          </w:rPr>
          <w:delText xml:space="preserve">residents (and over four times as many </w:delText>
        </w:r>
        <w:r w:rsidR="00CF639E" w:rsidRPr="008A021A" w:rsidDel="00F87C7B">
          <w:rPr>
            <w:rFonts w:ascii="Cambria" w:hAnsi="Cambria" w:cstheme="minorHAnsi"/>
            <w:sz w:val="24"/>
            <w:szCs w:val="24"/>
          </w:rPr>
          <w:delText xml:space="preserve">AI patents) that year.  This is not entirely surprising, given the fact that Los Alamos is home to </w:delText>
        </w:r>
        <w:r w:rsidR="00DF7A04" w:rsidRPr="008A021A" w:rsidDel="00F87C7B">
          <w:rPr>
            <w:rFonts w:ascii="Cambria" w:hAnsi="Cambria" w:cstheme="minorHAnsi"/>
            <w:sz w:val="24"/>
            <w:szCs w:val="24"/>
          </w:rPr>
          <w:delText>a campus of US government laboratories conducting some of the world’s most advanced and top-secret military and energy research.</w:delText>
        </w:r>
      </w:del>
    </w:p>
    <w:p w14:paraId="31748772" w14:textId="6313A35A" w:rsidR="00544636" w:rsidRPr="008A021A" w:rsidDel="00F87C7B" w:rsidRDefault="00544636" w:rsidP="00FB5A33">
      <w:pPr>
        <w:pStyle w:val="NoSpacing"/>
        <w:rPr>
          <w:del w:id="429" w:author="Tyler Frankenberg" w:date="2023-04-05T23:43:00Z"/>
          <w:rFonts w:ascii="Cambria" w:hAnsi="Cambria" w:cstheme="minorHAnsi"/>
          <w:sz w:val="24"/>
          <w:szCs w:val="24"/>
        </w:rPr>
      </w:pPr>
      <w:del w:id="430" w:author="Tyler Frankenberg" w:date="2023-04-05T23:43:00Z">
        <w:r w:rsidRPr="008A021A" w:rsidDel="00F87C7B">
          <w:rPr>
            <w:rFonts w:ascii="Cambria" w:hAnsi="Cambria" w:cstheme="minorHAnsi"/>
            <w:sz w:val="24"/>
            <w:szCs w:val="24"/>
          </w:rPr>
          <w:tab/>
          <w:delText>On the other hand, if we take a look at the same two counties’ gross patent production over the time period</w:delText>
        </w:r>
        <w:r w:rsidR="00B043B6" w:rsidRPr="008A021A" w:rsidDel="00F87C7B">
          <w:rPr>
            <w:rFonts w:ascii="Cambria" w:hAnsi="Cambria" w:cstheme="minorHAnsi"/>
            <w:sz w:val="24"/>
            <w:szCs w:val="24"/>
          </w:rPr>
          <w:delText>, we see a somewhat different picture:</w:delText>
        </w:r>
      </w:del>
    </w:p>
    <w:p w14:paraId="333C19AF" w14:textId="036E9B53" w:rsidR="00FE4454" w:rsidRPr="008A021A" w:rsidDel="00F87C7B" w:rsidRDefault="00FE4454" w:rsidP="00FB5A33">
      <w:pPr>
        <w:pStyle w:val="NoSpacing"/>
        <w:rPr>
          <w:del w:id="431" w:author="Tyler Frankenberg" w:date="2023-04-05T23:43:00Z"/>
          <w:rFonts w:ascii="Cambria" w:hAnsi="Cambria" w:cstheme="minorHAnsi"/>
          <w:sz w:val="24"/>
          <w:szCs w:val="24"/>
        </w:rPr>
      </w:pPr>
    </w:p>
    <w:p w14:paraId="014184AA" w14:textId="7FB54731" w:rsidR="00FE4454" w:rsidRPr="008A021A" w:rsidDel="00F87C7B" w:rsidRDefault="00FE4454" w:rsidP="00FB5A33">
      <w:pPr>
        <w:pStyle w:val="NoSpacing"/>
        <w:rPr>
          <w:del w:id="432" w:author="Tyler Frankenberg" w:date="2023-04-05T23:43:00Z"/>
          <w:rFonts w:ascii="Cambria" w:hAnsi="Cambria" w:cstheme="minorHAnsi"/>
          <w:sz w:val="24"/>
          <w:szCs w:val="24"/>
        </w:rPr>
      </w:pPr>
      <w:del w:id="433" w:author="Tyler Frankenberg" w:date="2023-04-05T23:43:00Z">
        <w:r w:rsidRPr="008A021A" w:rsidDel="00F87C7B">
          <w:rPr>
            <w:rFonts w:ascii="Cambria" w:hAnsi="Cambria" w:cstheme="minorHAnsi"/>
            <w:noProof/>
            <w:sz w:val="24"/>
            <w:szCs w:val="24"/>
          </w:rPr>
          <w:drawing>
            <wp:inline distT="0" distB="0" distL="0" distR="0" wp14:anchorId="60F455E7" wp14:editId="037240FF">
              <wp:extent cx="5943600" cy="1196975"/>
              <wp:effectExtent l="0" t="0" r="0" b="31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5"/>
                      <a:stretch>
                        <a:fillRect/>
                      </a:stretch>
                    </pic:blipFill>
                    <pic:spPr>
                      <a:xfrm>
                        <a:off x="0" y="0"/>
                        <a:ext cx="5943600" cy="1196975"/>
                      </a:xfrm>
                      <a:prstGeom prst="rect">
                        <a:avLst/>
                      </a:prstGeom>
                    </pic:spPr>
                  </pic:pic>
                </a:graphicData>
              </a:graphic>
            </wp:inline>
          </w:drawing>
        </w:r>
      </w:del>
    </w:p>
    <w:p w14:paraId="04EE319D" w14:textId="68791A3C" w:rsidR="00C67775" w:rsidRPr="008A021A" w:rsidDel="00F87C7B" w:rsidRDefault="00C67775" w:rsidP="00FB5A33">
      <w:pPr>
        <w:pStyle w:val="NoSpacing"/>
        <w:rPr>
          <w:del w:id="434" w:author="Tyler Frankenberg" w:date="2023-04-05T23:43:00Z"/>
          <w:rFonts w:ascii="Cambria" w:hAnsi="Cambria" w:cstheme="minorHAnsi"/>
          <w:sz w:val="24"/>
          <w:szCs w:val="24"/>
        </w:rPr>
      </w:pPr>
    </w:p>
    <w:p w14:paraId="49521CB3" w14:textId="5C073221" w:rsidR="00C67775" w:rsidRPr="008A021A" w:rsidDel="00F87C7B" w:rsidRDefault="00C67775" w:rsidP="00F87C7B">
      <w:pPr>
        <w:pStyle w:val="NoSpacing"/>
        <w:ind w:firstLine="360"/>
        <w:rPr>
          <w:del w:id="435" w:author="Tyler Frankenberg" w:date="2023-04-05T23:43:00Z"/>
          <w:rFonts w:ascii="Cambria" w:hAnsi="Cambria" w:cstheme="minorHAnsi"/>
          <w:sz w:val="24"/>
          <w:szCs w:val="24"/>
        </w:rPr>
        <w:pPrChange w:id="436" w:author="Tyler Frankenberg" w:date="2023-04-05T23:43:00Z">
          <w:pPr>
            <w:pStyle w:val="NoSpacing"/>
          </w:pPr>
        </w:pPrChange>
      </w:pPr>
      <w:del w:id="437" w:author="Tyler Frankenberg" w:date="2023-04-05T23:43:00Z">
        <w:r w:rsidRPr="008A021A" w:rsidDel="00F87C7B">
          <w:rPr>
            <w:rFonts w:ascii="Cambria" w:hAnsi="Cambria" w:cstheme="minorHAnsi"/>
            <w:sz w:val="24"/>
            <w:szCs w:val="24"/>
          </w:rPr>
          <w:delText xml:space="preserve">Here, we see that over the period 2011-2019, over 42 times as many patents were produced in Los Angeles as in Los Alamos (and over 20 times as many AI patents).   Does </w:delText>
        </w:r>
        <w:r w:rsidR="001432E9" w:rsidRPr="008A021A" w:rsidDel="00F87C7B">
          <w:rPr>
            <w:rFonts w:ascii="Cambria" w:hAnsi="Cambria" w:cstheme="minorHAnsi"/>
            <w:sz w:val="24"/>
            <w:szCs w:val="24"/>
          </w:rPr>
          <w:delText xml:space="preserve">Los Alamos punch above its weight in terms of innovation?  Absolutely.  Is </w:delText>
        </w:r>
        <w:r w:rsidR="007D630B" w:rsidRPr="008A021A" w:rsidDel="00F87C7B">
          <w:rPr>
            <w:rFonts w:ascii="Cambria" w:hAnsi="Cambria" w:cstheme="minorHAnsi"/>
            <w:sz w:val="24"/>
            <w:szCs w:val="24"/>
          </w:rPr>
          <w:delText xml:space="preserve">it as likely to attract </w:delText>
        </w:r>
        <w:r w:rsidR="00EC78F3" w:rsidRPr="008A021A" w:rsidDel="00F87C7B">
          <w:rPr>
            <w:rFonts w:ascii="Cambria" w:hAnsi="Cambria" w:cstheme="minorHAnsi"/>
            <w:sz w:val="24"/>
            <w:szCs w:val="24"/>
          </w:rPr>
          <w:delText>domestic migration as Los Angeles County?  Almost certainly not in aggregate</w:delText>
        </w:r>
        <w:r w:rsidR="00846D4C" w:rsidRPr="008A021A" w:rsidDel="00F87C7B">
          <w:rPr>
            <w:rFonts w:ascii="Cambria" w:hAnsi="Cambria" w:cstheme="minorHAnsi"/>
            <w:sz w:val="24"/>
            <w:szCs w:val="24"/>
          </w:rPr>
          <w:delText xml:space="preserve"> given its size disadvantage</w:delText>
        </w:r>
        <w:r w:rsidR="00EC78F3" w:rsidRPr="008A021A" w:rsidDel="00F87C7B">
          <w:rPr>
            <w:rFonts w:ascii="Cambria" w:hAnsi="Cambria" w:cstheme="minorHAnsi"/>
            <w:sz w:val="24"/>
            <w:szCs w:val="24"/>
          </w:rPr>
          <w:delText xml:space="preserve">.  </w:delText>
        </w:r>
        <w:r w:rsidR="00EA794E" w:rsidRPr="008A021A" w:rsidDel="00F87C7B">
          <w:rPr>
            <w:rFonts w:ascii="Cambria" w:hAnsi="Cambria" w:cstheme="minorHAnsi"/>
            <w:sz w:val="24"/>
            <w:szCs w:val="24"/>
          </w:rPr>
          <w:delText xml:space="preserve">But on a per-capita basis, its relative </w:delText>
        </w:r>
        <w:r w:rsidR="00EA794E" w:rsidRPr="008A021A" w:rsidDel="00F87C7B">
          <w:rPr>
            <w:rFonts w:ascii="Cambria" w:hAnsi="Cambria" w:cstheme="minorHAnsi"/>
            <w:i/>
            <w:iCs/>
            <w:sz w:val="24"/>
            <w:szCs w:val="24"/>
          </w:rPr>
          <w:delText>specialization</w:delText>
        </w:r>
        <w:r w:rsidR="00EA794E" w:rsidRPr="008A021A" w:rsidDel="00F87C7B">
          <w:rPr>
            <w:rFonts w:ascii="Cambria" w:hAnsi="Cambria" w:cstheme="minorHAnsi"/>
            <w:sz w:val="24"/>
            <w:szCs w:val="24"/>
          </w:rPr>
          <w:delText xml:space="preserve"> </w:delText>
        </w:r>
        <w:r w:rsidR="00846D4C" w:rsidRPr="008A021A" w:rsidDel="00F87C7B">
          <w:rPr>
            <w:rFonts w:ascii="Cambria" w:hAnsi="Cambria" w:cstheme="minorHAnsi"/>
            <w:sz w:val="24"/>
            <w:szCs w:val="24"/>
          </w:rPr>
          <w:delText xml:space="preserve">as a research center should </w:delText>
        </w:r>
        <w:r w:rsidR="005B44A9" w:rsidRPr="008A021A" w:rsidDel="00F87C7B">
          <w:rPr>
            <w:rFonts w:ascii="Cambria" w:hAnsi="Cambria" w:cstheme="minorHAnsi"/>
            <w:sz w:val="24"/>
            <w:szCs w:val="24"/>
          </w:rPr>
          <w:delText>be visible in</w:delText>
        </w:r>
        <w:r w:rsidR="001E1010" w:rsidRPr="008A021A" w:rsidDel="00F87C7B">
          <w:rPr>
            <w:rFonts w:ascii="Cambria" w:hAnsi="Cambria" w:cstheme="minorHAnsi"/>
            <w:sz w:val="24"/>
            <w:szCs w:val="24"/>
          </w:rPr>
          <w:delText xml:space="preserve"> its ‘pull’, especially when considering the educational and </w:delText>
        </w:r>
        <w:r w:rsidR="005B44A9" w:rsidRPr="008A021A" w:rsidDel="00F87C7B">
          <w:rPr>
            <w:rFonts w:ascii="Cambria" w:hAnsi="Cambria" w:cstheme="minorHAnsi"/>
            <w:sz w:val="24"/>
            <w:szCs w:val="24"/>
          </w:rPr>
          <w:delText xml:space="preserve">innovation levels of the counties it pulls migrants </w:delText>
        </w:r>
        <w:r w:rsidR="005B44A9" w:rsidRPr="008A021A" w:rsidDel="00F87C7B">
          <w:rPr>
            <w:rFonts w:ascii="Cambria" w:hAnsi="Cambria" w:cstheme="minorHAnsi"/>
            <w:i/>
            <w:iCs/>
            <w:sz w:val="24"/>
            <w:szCs w:val="24"/>
          </w:rPr>
          <w:delText>from.</w:delText>
        </w:r>
        <w:r w:rsidR="00766C55" w:rsidRPr="008A021A" w:rsidDel="00F87C7B">
          <w:rPr>
            <w:rFonts w:ascii="Cambria" w:hAnsi="Cambria" w:cstheme="minorHAnsi"/>
            <w:i/>
            <w:iCs/>
            <w:sz w:val="24"/>
            <w:szCs w:val="24"/>
          </w:rPr>
          <w:delText xml:space="preserve">  </w:delText>
        </w:r>
      </w:del>
    </w:p>
    <w:p w14:paraId="4448249D" w14:textId="1EB167D7" w:rsidR="005B44A9" w:rsidRPr="008A021A" w:rsidRDefault="005B44A9" w:rsidP="00FB5A33">
      <w:pPr>
        <w:pStyle w:val="NoSpacing"/>
        <w:rPr>
          <w:rFonts w:ascii="Cambria" w:hAnsi="Cambria" w:cstheme="minorHAnsi"/>
          <w:sz w:val="24"/>
          <w:szCs w:val="24"/>
        </w:rPr>
      </w:pPr>
      <w:r w:rsidRPr="008A021A">
        <w:rPr>
          <w:rFonts w:ascii="Cambria" w:hAnsi="Cambria" w:cstheme="minorHAnsi"/>
          <w:sz w:val="24"/>
          <w:szCs w:val="24"/>
        </w:rPr>
        <w:tab/>
      </w:r>
    </w:p>
    <w:p w14:paraId="4F58C17E" w14:textId="059BE6FC" w:rsidR="00593E4B" w:rsidDel="00F87C7B" w:rsidRDefault="00593E4B" w:rsidP="0080013E">
      <w:pPr>
        <w:pStyle w:val="NoSpacing"/>
        <w:rPr>
          <w:del w:id="438" w:author="Tyler Frankenberg" w:date="2023-04-05T23:43:00Z"/>
          <w:rFonts w:ascii="Cambria" w:hAnsi="Cambria" w:cstheme="minorHAnsi"/>
          <w:b/>
          <w:bCs/>
          <w:i/>
          <w:iCs/>
          <w:sz w:val="24"/>
          <w:szCs w:val="24"/>
        </w:rPr>
      </w:pPr>
    </w:p>
    <w:p w14:paraId="48F8F2F7" w14:textId="3C06F1C9" w:rsidR="00F87C7B" w:rsidRDefault="00F87C7B" w:rsidP="00593E4B">
      <w:pPr>
        <w:pStyle w:val="NoSpacing"/>
        <w:rPr>
          <w:ins w:id="439" w:author="Tyler Frankenberg" w:date="2023-04-05T23:43:00Z"/>
          <w:rFonts w:ascii="Cambria" w:hAnsi="Cambria" w:cstheme="minorHAnsi"/>
          <w:b/>
          <w:bCs/>
          <w:i/>
          <w:iCs/>
          <w:sz w:val="24"/>
          <w:szCs w:val="24"/>
        </w:rPr>
      </w:pPr>
    </w:p>
    <w:p w14:paraId="71766F27" w14:textId="543C155B" w:rsidR="00F87C7B" w:rsidRDefault="00F87C7B" w:rsidP="00593E4B">
      <w:pPr>
        <w:pStyle w:val="NoSpacing"/>
        <w:rPr>
          <w:ins w:id="440" w:author="Tyler Frankenberg" w:date="2023-04-05T23:43:00Z"/>
          <w:rFonts w:ascii="Cambria" w:hAnsi="Cambria" w:cstheme="minorHAnsi"/>
          <w:b/>
          <w:bCs/>
          <w:i/>
          <w:iCs/>
          <w:sz w:val="24"/>
          <w:szCs w:val="24"/>
        </w:rPr>
      </w:pPr>
    </w:p>
    <w:p w14:paraId="200C380D" w14:textId="6ADCE175" w:rsidR="00F87C7B" w:rsidRDefault="00F87C7B" w:rsidP="00593E4B">
      <w:pPr>
        <w:pStyle w:val="NoSpacing"/>
        <w:rPr>
          <w:ins w:id="441" w:author="Tyler Frankenberg" w:date="2023-04-05T23:43:00Z"/>
          <w:rFonts w:ascii="Cambria" w:hAnsi="Cambria" w:cstheme="minorHAnsi"/>
          <w:b/>
          <w:bCs/>
          <w:i/>
          <w:iCs/>
          <w:sz w:val="24"/>
          <w:szCs w:val="24"/>
        </w:rPr>
      </w:pPr>
    </w:p>
    <w:p w14:paraId="36C23BF7" w14:textId="2D7220AC" w:rsidR="00F87C7B" w:rsidRDefault="00F87C7B" w:rsidP="00593E4B">
      <w:pPr>
        <w:pStyle w:val="NoSpacing"/>
        <w:rPr>
          <w:ins w:id="442" w:author="Tyler Frankenberg" w:date="2023-04-05T23:43:00Z"/>
          <w:rFonts w:ascii="Cambria" w:hAnsi="Cambria" w:cstheme="minorHAnsi"/>
          <w:b/>
          <w:bCs/>
          <w:i/>
          <w:iCs/>
          <w:sz w:val="24"/>
          <w:szCs w:val="24"/>
        </w:rPr>
      </w:pPr>
    </w:p>
    <w:p w14:paraId="0E5C21E8" w14:textId="229ECFDD" w:rsidR="00F87C7B" w:rsidRDefault="00F87C7B" w:rsidP="00593E4B">
      <w:pPr>
        <w:pStyle w:val="NoSpacing"/>
        <w:rPr>
          <w:ins w:id="443" w:author="Tyler Frankenberg" w:date="2023-04-05T23:43:00Z"/>
          <w:rFonts w:ascii="Cambria" w:hAnsi="Cambria" w:cstheme="minorHAnsi"/>
          <w:b/>
          <w:bCs/>
          <w:i/>
          <w:iCs/>
          <w:sz w:val="24"/>
          <w:szCs w:val="24"/>
        </w:rPr>
      </w:pPr>
    </w:p>
    <w:p w14:paraId="419903DD" w14:textId="6FE7FBB5" w:rsidR="00F87C7B" w:rsidRDefault="00F87C7B" w:rsidP="00593E4B">
      <w:pPr>
        <w:pStyle w:val="NoSpacing"/>
        <w:rPr>
          <w:ins w:id="444" w:author="Tyler Frankenberg" w:date="2023-04-05T23:43:00Z"/>
          <w:rFonts w:ascii="Cambria" w:hAnsi="Cambria" w:cstheme="minorHAnsi"/>
          <w:b/>
          <w:bCs/>
          <w:i/>
          <w:iCs/>
          <w:sz w:val="24"/>
          <w:szCs w:val="24"/>
        </w:rPr>
      </w:pPr>
    </w:p>
    <w:p w14:paraId="31B0394E" w14:textId="19E9EFB4" w:rsidR="00F87C7B" w:rsidRDefault="00F87C7B" w:rsidP="00593E4B">
      <w:pPr>
        <w:pStyle w:val="NoSpacing"/>
        <w:rPr>
          <w:ins w:id="445" w:author="Tyler Frankenberg" w:date="2023-04-05T23:43:00Z"/>
          <w:rFonts w:ascii="Cambria" w:hAnsi="Cambria" w:cstheme="minorHAnsi"/>
          <w:b/>
          <w:bCs/>
          <w:i/>
          <w:iCs/>
          <w:sz w:val="24"/>
          <w:szCs w:val="24"/>
        </w:rPr>
      </w:pPr>
    </w:p>
    <w:p w14:paraId="3E9D9260" w14:textId="2FFA8409" w:rsidR="00F87C7B" w:rsidRDefault="00F87C7B" w:rsidP="00593E4B">
      <w:pPr>
        <w:pStyle w:val="NoSpacing"/>
        <w:rPr>
          <w:ins w:id="446" w:author="Tyler Frankenberg" w:date="2023-04-05T23:43:00Z"/>
          <w:rFonts w:ascii="Cambria" w:hAnsi="Cambria" w:cstheme="minorHAnsi"/>
          <w:b/>
          <w:bCs/>
          <w:i/>
          <w:iCs/>
          <w:sz w:val="24"/>
          <w:szCs w:val="24"/>
        </w:rPr>
      </w:pPr>
    </w:p>
    <w:p w14:paraId="38A81CB2" w14:textId="126AB673" w:rsidR="00F87C7B" w:rsidRDefault="00F87C7B" w:rsidP="00593E4B">
      <w:pPr>
        <w:pStyle w:val="NoSpacing"/>
        <w:rPr>
          <w:ins w:id="447" w:author="Tyler Frankenberg" w:date="2023-04-05T23:43:00Z"/>
          <w:rFonts w:ascii="Cambria" w:hAnsi="Cambria" w:cstheme="minorHAnsi"/>
          <w:b/>
          <w:bCs/>
          <w:i/>
          <w:iCs/>
          <w:sz w:val="24"/>
          <w:szCs w:val="24"/>
        </w:rPr>
      </w:pPr>
    </w:p>
    <w:p w14:paraId="22E618B8" w14:textId="77777777" w:rsidR="00F87C7B" w:rsidRPr="008A021A" w:rsidRDefault="00F87C7B" w:rsidP="00593E4B">
      <w:pPr>
        <w:pStyle w:val="NoSpacing"/>
        <w:rPr>
          <w:ins w:id="448" w:author="Tyler Frankenberg" w:date="2023-04-05T23:43:00Z"/>
          <w:rFonts w:ascii="Cambria" w:hAnsi="Cambria" w:cstheme="minorHAnsi"/>
          <w:sz w:val="24"/>
          <w:szCs w:val="24"/>
        </w:rPr>
      </w:pPr>
    </w:p>
    <w:p w14:paraId="174E9E3E" w14:textId="384939D6" w:rsidR="00593E4B" w:rsidRPr="008A021A" w:rsidDel="00F87C7B" w:rsidRDefault="00593E4B" w:rsidP="00593E4B">
      <w:pPr>
        <w:pStyle w:val="NoSpacing"/>
        <w:numPr>
          <w:ilvl w:val="0"/>
          <w:numId w:val="6"/>
        </w:numPr>
        <w:rPr>
          <w:del w:id="449" w:author="Tyler Frankenberg" w:date="2023-04-05T23:43:00Z"/>
          <w:rFonts w:ascii="Cambria" w:hAnsi="Cambria" w:cstheme="minorHAnsi"/>
          <w:i/>
          <w:iCs/>
          <w:sz w:val="24"/>
          <w:szCs w:val="24"/>
        </w:rPr>
      </w:pPr>
      <w:del w:id="450" w:author="Tyler Frankenberg" w:date="2023-04-05T23:43:00Z">
        <w:r w:rsidRPr="008A021A" w:rsidDel="00F87C7B">
          <w:rPr>
            <w:rFonts w:ascii="Cambria" w:hAnsi="Cambria" w:cstheme="minorHAnsi"/>
            <w:b/>
            <w:bCs/>
            <w:i/>
            <w:iCs/>
            <w:sz w:val="24"/>
            <w:szCs w:val="24"/>
          </w:rPr>
          <w:delText>Statistical Methods</w:delText>
        </w:r>
        <w:r w:rsidRPr="008A021A" w:rsidDel="00F87C7B">
          <w:rPr>
            <w:rFonts w:ascii="Cambria" w:hAnsi="Cambria" w:cstheme="minorHAnsi"/>
            <w:i/>
            <w:iCs/>
            <w:sz w:val="24"/>
            <w:szCs w:val="24"/>
          </w:rPr>
          <w:delText>: This section describes the methods you used to analyze the data.</w:delText>
        </w:r>
      </w:del>
    </w:p>
    <w:p w14:paraId="0F01A515" w14:textId="6C3CA5C0" w:rsidR="00593E4B" w:rsidRPr="008A021A" w:rsidDel="00F87C7B" w:rsidRDefault="00593E4B" w:rsidP="00593E4B">
      <w:pPr>
        <w:pStyle w:val="NoSpacing"/>
        <w:rPr>
          <w:del w:id="451" w:author="Tyler Frankenberg" w:date="2023-04-05T23:43:00Z"/>
          <w:rFonts w:ascii="Cambria" w:hAnsi="Cambria" w:cstheme="minorHAnsi"/>
          <w:sz w:val="24"/>
          <w:szCs w:val="24"/>
        </w:rPr>
      </w:pPr>
    </w:p>
    <w:p w14:paraId="3E195D1B" w14:textId="0B344473" w:rsidR="00593E4B" w:rsidRPr="008A021A" w:rsidDel="00F87C7B" w:rsidRDefault="00593E4B" w:rsidP="00593E4B">
      <w:pPr>
        <w:pStyle w:val="NoSpacing"/>
        <w:numPr>
          <w:ilvl w:val="0"/>
          <w:numId w:val="6"/>
        </w:numPr>
        <w:rPr>
          <w:del w:id="452" w:author="Tyler Frankenberg" w:date="2023-04-05T23:43:00Z"/>
          <w:rFonts w:ascii="Cambria" w:hAnsi="Cambria" w:cstheme="minorHAnsi"/>
          <w:i/>
          <w:iCs/>
          <w:sz w:val="24"/>
          <w:szCs w:val="24"/>
        </w:rPr>
      </w:pPr>
      <w:del w:id="453" w:author="Tyler Frankenberg" w:date="2023-04-05T23:43:00Z">
        <w:r w:rsidRPr="008A021A" w:rsidDel="00F87C7B">
          <w:rPr>
            <w:rFonts w:ascii="Cambria" w:hAnsi="Cambria" w:cstheme="minorHAnsi"/>
            <w:b/>
            <w:bCs/>
            <w:i/>
            <w:iCs/>
            <w:sz w:val="24"/>
            <w:szCs w:val="24"/>
          </w:rPr>
          <w:delText>Discussion of Results</w:delText>
        </w:r>
        <w:r w:rsidRPr="008A021A" w:rsidDel="00F87C7B">
          <w:rPr>
            <w:rFonts w:ascii="Cambria" w:hAnsi="Cambria" w:cstheme="minorHAnsi"/>
            <w:i/>
            <w:iCs/>
            <w:sz w:val="24"/>
            <w:szCs w:val="24"/>
          </w:rPr>
          <w:delText>: In this section, you describe the results of your statistical analyses, their significance, and how they compare or contrast with those from other studies.</w:delText>
        </w:r>
      </w:del>
    </w:p>
    <w:p w14:paraId="0A99CB9D" w14:textId="6F32B190" w:rsidR="00593E4B" w:rsidRPr="008A021A" w:rsidDel="00F87C7B" w:rsidRDefault="00593E4B" w:rsidP="00593E4B">
      <w:pPr>
        <w:pStyle w:val="NoSpacing"/>
        <w:rPr>
          <w:del w:id="454" w:author="Tyler Frankenberg" w:date="2023-04-05T23:43:00Z"/>
          <w:rFonts w:ascii="Cambria" w:hAnsi="Cambria" w:cstheme="minorHAnsi"/>
          <w:sz w:val="24"/>
          <w:szCs w:val="24"/>
        </w:rPr>
      </w:pPr>
    </w:p>
    <w:p w14:paraId="181FF3FD" w14:textId="244AFE77" w:rsidR="00593E4B" w:rsidRPr="008A021A" w:rsidDel="00F87C7B" w:rsidRDefault="00593E4B" w:rsidP="001F2CE5">
      <w:pPr>
        <w:pStyle w:val="NoSpacing"/>
        <w:numPr>
          <w:ilvl w:val="0"/>
          <w:numId w:val="6"/>
        </w:numPr>
        <w:rPr>
          <w:del w:id="455" w:author="Tyler Frankenberg" w:date="2023-04-05T23:43:00Z"/>
          <w:rFonts w:ascii="Cambria" w:hAnsi="Cambria" w:cstheme="minorHAnsi"/>
          <w:i/>
          <w:iCs/>
          <w:sz w:val="24"/>
          <w:szCs w:val="24"/>
        </w:rPr>
      </w:pPr>
      <w:del w:id="456" w:author="Tyler Frankenberg" w:date="2023-04-05T23:43:00Z">
        <w:r w:rsidRPr="008A021A" w:rsidDel="00F87C7B">
          <w:rPr>
            <w:rFonts w:ascii="Cambria" w:hAnsi="Cambria" w:cstheme="minorHAnsi"/>
            <w:b/>
            <w:bCs/>
            <w:i/>
            <w:iCs/>
            <w:sz w:val="24"/>
            <w:szCs w:val="24"/>
          </w:rPr>
          <w:delText>Conclusion</w:delText>
        </w:r>
        <w:r w:rsidRPr="008A021A" w:rsidDel="00F87C7B">
          <w:rPr>
            <w:rFonts w:ascii="Cambria" w:hAnsi="Cambria" w:cstheme="minorHAnsi"/>
            <w:i/>
            <w:iCs/>
            <w:sz w:val="24"/>
            <w:szCs w:val="24"/>
          </w:rPr>
          <w:delText xml:space="preserve">: This section summarizes your final thoughts on your findings and what they show, as well as disclose limitations to the study and suggest future avenues for </w:delText>
        </w:r>
        <w:r w:rsidR="001F2CE5" w:rsidRPr="008A021A" w:rsidDel="00F87C7B">
          <w:rPr>
            <w:rFonts w:ascii="Cambria" w:hAnsi="Cambria" w:cstheme="minorHAnsi"/>
            <w:i/>
            <w:iCs/>
            <w:sz w:val="24"/>
            <w:szCs w:val="24"/>
          </w:rPr>
          <w:delText>research</w:delText>
        </w:r>
        <w:r w:rsidRPr="008A021A" w:rsidDel="00F87C7B">
          <w:rPr>
            <w:rFonts w:ascii="Cambria" w:hAnsi="Cambria" w:cstheme="minorHAnsi"/>
            <w:i/>
            <w:iCs/>
            <w:sz w:val="24"/>
            <w:szCs w:val="24"/>
          </w:rPr>
          <w:delText>.</w:delText>
        </w:r>
      </w:del>
    </w:p>
    <w:p w14:paraId="10BDA53C" w14:textId="6C10E808" w:rsidR="0080013E" w:rsidRPr="008A021A" w:rsidDel="00F87C7B" w:rsidRDefault="0080013E" w:rsidP="0080013E">
      <w:pPr>
        <w:pStyle w:val="ListParagraph"/>
        <w:rPr>
          <w:del w:id="457" w:author="Tyler Frankenberg" w:date="2023-04-05T23:43:00Z"/>
          <w:rFonts w:ascii="Cambria" w:hAnsi="Cambria" w:cstheme="minorHAnsi"/>
          <w:i/>
          <w:iCs/>
          <w:sz w:val="24"/>
          <w:szCs w:val="24"/>
        </w:rPr>
      </w:pPr>
    </w:p>
    <w:p w14:paraId="1F0B54B7" w14:textId="56789D7A" w:rsidR="0080013E" w:rsidRPr="008A021A" w:rsidRDefault="0080013E" w:rsidP="0080013E">
      <w:pPr>
        <w:pStyle w:val="NoSpacing"/>
        <w:rPr>
          <w:rFonts w:ascii="Cambria" w:hAnsi="Cambria" w:cstheme="minorHAnsi"/>
          <w:sz w:val="24"/>
          <w:szCs w:val="24"/>
        </w:rPr>
      </w:pPr>
    </w:p>
    <w:p w14:paraId="6C3E3160" w14:textId="65EF684E" w:rsidR="0080013E" w:rsidRDefault="0080013E" w:rsidP="0080013E">
      <w:pPr>
        <w:pStyle w:val="NoSpacing"/>
        <w:rPr>
          <w:ins w:id="458" w:author="Tyler Frankenberg" w:date="2023-04-06T01:13:00Z"/>
          <w:rFonts w:ascii="Cambria" w:hAnsi="Cambria" w:cstheme="minorHAnsi"/>
          <w:sz w:val="24"/>
          <w:szCs w:val="24"/>
        </w:rPr>
      </w:pPr>
    </w:p>
    <w:p w14:paraId="2C81770B" w14:textId="0F8386DD" w:rsidR="00173C4A" w:rsidRDefault="00173C4A" w:rsidP="0080013E">
      <w:pPr>
        <w:pStyle w:val="NoSpacing"/>
        <w:rPr>
          <w:ins w:id="459" w:author="Tyler Frankenberg" w:date="2023-04-06T01:13:00Z"/>
          <w:rFonts w:ascii="Cambria" w:hAnsi="Cambria" w:cstheme="minorHAnsi"/>
          <w:sz w:val="24"/>
          <w:szCs w:val="24"/>
        </w:rPr>
      </w:pPr>
    </w:p>
    <w:p w14:paraId="43D98DC6" w14:textId="2BBBE497" w:rsidR="00173C4A" w:rsidRDefault="00173C4A" w:rsidP="0080013E">
      <w:pPr>
        <w:pStyle w:val="NoSpacing"/>
        <w:rPr>
          <w:ins w:id="460" w:author="Tyler Frankenberg" w:date="2023-04-06T01:13:00Z"/>
          <w:rFonts w:ascii="Cambria" w:hAnsi="Cambria" w:cstheme="minorHAnsi"/>
          <w:sz w:val="24"/>
          <w:szCs w:val="24"/>
        </w:rPr>
      </w:pPr>
    </w:p>
    <w:p w14:paraId="623D3957" w14:textId="394102A2" w:rsidR="00173C4A" w:rsidRDefault="00173C4A" w:rsidP="0080013E">
      <w:pPr>
        <w:pStyle w:val="NoSpacing"/>
        <w:rPr>
          <w:ins w:id="461" w:author="Tyler Frankenberg" w:date="2023-04-06T01:13:00Z"/>
          <w:rFonts w:ascii="Cambria" w:hAnsi="Cambria" w:cstheme="minorHAnsi"/>
          <w:sz w:val="24"/>
          <w:szCs w:val="24"/>
        </w:rPr>
      </w:pPr>
    </w:p>
    <w:p w14:paraId="0E0EC5DD" w14:textId="5F67240A" w:rsidR="00173C4A" w:rsidRDefault="00173C4A" w:rsidP="0080013E">
      <w:pPr>
        <w:pStyle w:val="NoSpacing"/>
        <w:rPr>
          <w:ins w:id="462" w:author="Tyler Frankenberg" w:date="2023-04-06T01:13:00Z"/>
          <w:rFonts w:ascii="Cambria" w:hAnsi="Cambria" w:cstheme="minorHAnsi"/>
          <w:sz w:val="24"/>
          <w:szCs w:val="24"/>
        </w:rPr>
      </w:pPr>
    </w:p>
    <w:p w14:paraId="12DE7BB6" w14:textId="3A22BDA8" w:rsidR="00173C4A" w:rsidRDefault="00173C4A" w:rsidP="0080013E">
      <w:pPr>
        <w:pStyle w:val="NoSpacing"/>
        <w:rPr>
          <w:ins w:id="463" w:author="Tyler Frankenberg" w:date="2023-04-06T01:13:00Z"/>
          <w:rFonts w:ascii="Cambria" w:hAnsi="Cambria" w:cstheme="minorHAnsi"/>
          <w:sz w:val="24"/>
          <w:szCs w:val="24"/>
        </w:rPr>
      </w:pPr>
    </w:p>
    <w:p w14:paraId="61D299FE" w14:textId="77777777" w:rsidR="00173C4A" w:rsidRPr="008A021A" w:rsidRDefault="00173C4A" w:rsidP="0080013E">
      <w:pPr>
        <w:pStyle w:val="NoSpacing"/>
        <w:rPr>
          <w:rFonts w:ascii="Cambria" w:hAnsi="Cambria" w:cstheme="minorHAnsi"/>
          <w:sz w:val="24"/>
          <w:szCs w:val="24"/>
        </w:rPr>
      </w:pPr>
    </w:p>
    <w:p w14:paraId="79ED0A10" w14:textId="0A821731" w:rsidR="0080013E" w:rsidRPr="008A021A" w:rsidRDefault="0080013E" w:rsidP="0080013E">
      <w:pPr>
        <w:pStyle w:val="NoSpacing"/>
        <w:rPr>
          <w:rFonts w:ascii="Cambria" w:hAnsi="Cambria" w:cstheme="minorHAnsi"/>
          <w:sz w:val="24"/>
          <w:szCs w:val="24"/>
        </w:rPr>
      </w:pPr>
    </w:p>
    <w:bookmarkStart w:id="464" w:name="_Hlk128419516" w:displacedByCustomXml="next"/>
    <w:sdt>
      <w:sdtPr>
        <w:rPr>
          <w:rFonts w:ascii="Cambria" w:hAnsi="Cambria"/>
          <w:sz w:val="24"/>
          <w:szCs w:val="24"/>
        </w:rPr>
        <w:id w:val="-573587230"/>
        <w:bibliography/>
      </w:sdtPr>
      <w:sdtEndPr>
        <w:rPr>
          <w:rFonts w:cs="Calibri"/>
        </w:rPr>
      </w:sdtEndPr>
      <w:sdtContent>
        <w:bookmarkEnd w:id="464" w:displacedByCustomXml="prev"/>
        <w:p w14:paraId="6D4FF41E" w14:textId="16E5EF2B" w:rsidR="00416498" w:rsidRPr="008A021A" w:rsidRDefault="00416498" w:rsidP="00416498">
          <w:pPr>
            <w:pStyle w:val="Bibliography"/>
            <w:spacing w:line="240" w:lineRule="auto"/>
            <w:rPr>
              <w:rFonts w:ascii="Cambria" w:hAnsi="Cambria"/>
              <w:sz w:val="24"/>
              <w:szCs w:val="24"/>
            </w:rPr>
          </w:pPr>
          <w:r w:rsidRPr="008A021A">
            <w:rPr>
              <w:rFonts w:ascii="Cambria" w:hAnsi="Cambria"/>
              <w:sz w:val="24"/>
              <w:szCs w:val="24"/>
            </w:rPr>
            <w:t>REFERENCES</w:t>
          </w:r>
        </w:p>
        <w:p w14:paraId="0E14F70D" w14:textId="77777777" w:rsidR="00416498" w:rsidRPr="008A021A" w:rsidRDefault="00416498" w:rsidP="00416498">
          <w:pPr>
            <w:rPr>
              <w:rFonts w:ascii="Cambria" w:hAnsi="Cambria"/>
              <w:sz w:val="24"/>
              <w:szCs w:val="24"/>
            </w:rPr>
          </w:pPr>
        </w:p>
        <w:p w14:paraId="12CDD979" w14:textId="764C6F1F"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sz w:val="24"/>
              <w:szCs w:val="24"/>
            </w:rPr>
            <w:fldChar w:fldCharType="begin"/>
          </w:r>
          <w:r w:rsidRPr="008A021A">
            <w:rPr>
              <w:rFonts w:ascii="Cambria" w:hAnsi="Cambria"/>
              <w:sz w:val="24"/>
              <w:szCs w:val="24"/>
            </w:rPr>
            <w:instrText xml:space="preserve"> ADDIN ZOTERO_BIBL {"uncited":[],"omitted":[],"custom":[]} CSL_BIBLIOGRAPHY </w:instrText>
          </w:r>
          <w:r w:rsidRPr="008A021A">
            <w:rPr>
              <w:rFonts w:ascii="Cambria" w:hAnsi="Cambria"/>
              <w:sz w:val="24"/>
              <w:szCs w:val="24"/>
            </w:rPr>
            <w:fldChar w:fldCharType="separate"/>
          </w:r>
          <w:r w:rsidRPr="008A021A">
            <w:rPr>
              <w:rFonts w:ascii="Cambria" w:hAnsi="Cambria" w:cs="Calibri"/>
              <w:sz w:val="24"/>
              <w:szCs w:val="24"/>
            </w:rPr>
            <w:t xml:space="preserve">Adams, J. D., &amp; Jaffe, A. B. (1996). Bounding the Effects of R&amp;D: An Investigation Using Matched Establishment-Firm Data. </w:t>
          </w:r>
          <w:r w:rsidRPr="008A021A">
            <w:rPr>
              <w:rFonts w:ascii="Cambria" w:hAnsi="Cambria" w:cs="Calibri"/>
              <w:i/>
              <w:iCs/>
              <w:sz w:val="24"/>
              <w:szCs w:val="24"/>
            </w:rPr>
            <w:t>The RAND Journal of Economics</w:t>
          </w:r>
          <w:r w:rsidRPr="008A021A">
            <w:rPr>
              <w:rFonts w:ascii="Cambria" w:hAnsi="Cambria" w:cs="Calibri"/>
              <w:sz w:val="24"/>
              <w:szCs w:val="24"/>
            </w:rPr>
            <w:t xml:space="preserve">, </w:t>
          </w:r>
          <w:r w:rsidRPr="008A021A">
            <w:rPr>
              <w:rFonts w:ascii="Cambria" w:hAnsi="Cambria" w:cs="Calibri"/>
              <w:i/>
              <w:iCs/>
              <w:sz w:val="24"/>
              <w:szCs w:val="24"/>
            </w:rPr>
            <w:t>27</w:t>
          </w:r>
          <w:r w:rsidRPr="008A021A">
            <w:rPr>
              <w:rFonts w:ascii="Cambria" w:hAnsi="Cambria" w:cs="Calibri"/>
              <w:sz w:val="24"/>
              <w:szCs w:val="24"/>
            </w:rPr>
            <w:t>(4), 700–721. https://doi.org/10.2307/2555878</w:t>
          </w:r>
        </w:p>
        <w:p w14:paraId="504A01BF" w14:textId="77777777" w:rsidR="00416498" w:rsidRPr="008A021A" w:rsidRDefault="00416498" w:rsidP="00416498">
          <w:pPr>
            <w:rPr>
              <w:rFonts w:ascii="Cambria" w:hAnsi="Cambria"/>
              <w:sz w:val="24"/>
              <w:szCs w:val="24"/>
            </w:rPr>
          </w:pPr>
        </w:p>
        <w:p w14:paraId="7E1CACAD" w14:textId="4231CECF"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Alderucci, D., Branstetter, L. G., Hovy, E., Runge, A., Ryskina, M., &amp; Zolas, N. (2019). </w:t>
          </w:r>
          <w:r w:rsidRPr="008A021A">
            <w:rPr>
              <w:rFonts w:ascii="Cambria" w:hAnsi="Cambria" w:cs="Calibri"/>
              <w:i/>
              <w:iCs/>
              <w:sz w:val="24"/>
              <w:szCs w:val="24"/>
            </w:rPr>
            <w:t>Quantifying the Impact of AI on Productivity and Labor Demand: Evidence from U.S. Census Microdata1</w:t>
          </w:r>
          <w:r w:rsidRPr="008A021A">
            <w:rPr>
              <w:rFonts w:ascii="Cambria" w:hAnsi="Cambria" w:cs="Calibri"/>
              <w:sz w:val="24"/>
              <w:szCs w:val="24"/>
            </w:rPr>
            <w:t>. https://www.semanticscholar.org/paper/Quantifying-the-Impact-of-AI-on-Productivity-and-Alderucci-Branstetter/49d415cf593be38c6cd97a183dadc7d7b48bab72</w:t>
          </w:r>
        </w:p>
        <w:p w14:paraId="0BD7AD8D" w14:textId="77777777" w:rsidR="00416498" w:rsidRPr="008A021A" w:rsidRDefault="00416498" w:rsidP="00416498">
          <w:pPr>
            <w:rPr>
              <w:rFonts w:ascii="Cambria" w:hAnsi="Cambria"/>
              <w:sz w:val="24"/>
              <w:szCs w:val="24"/>
            </w:rPr>
          </w:pPr>
        </w:p>
        <w:p w14:paraId="2D19721E" w14:textId="6C299F3C"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Berry, C., &amp; Glaeser, E. (2005). </w:t>
          </w:r>
          <w:r w:rsidRPr="008A021A">
            <w:rPr>
              <w:rFonts w:ascii="Cambria" w:hAnsi="Cambria" w:cs="Calibri"/>
              <w:i/>
              <w:iCs/>
              <w:sz w:val="24"/>
              <w:szCs w:val="24"/>
            </w:rPr>
            <w:t>The Divergence of Human Capital Levels Across Cities</w:t>
          </w:r>
          <w:r w:rsidRPr="008A021A">
            <w:rPr>
              <w:rFonts w:ascii="Cambria" w:hAnsi="Cambria" w:cs="Calibri"/>
              <w:sz w:val="24"/>
              <w:szCs w:val="24"/>
            </w:rPr>
            <w:t xml:space="preserve"> (No. w11617; p. w11617). National Bureau of Economic Research. https://doi.org/10.3386/w11617</w:t>
          </w:r>
        </w:p>
        <w:p w14:paraId="13CEB6A9" w14:textId="77777777" w:rsidR="00416498" w:rsidRPr="008A021A" w:rsidRDefault="00416498" w:rsidP="00416498">
          <w:pPr>
            <w:rPr>
              <w:rFonts w:ascii="Cambria" w:hAnsi="Cambria"/>
              <w:sz w:val="24"/>
              <w:szCs w:val="24"/>
            </w:rPr>
          </w:pPr>
        </w:p>
        <w:p w14:paraId="443BB9BF" w14:textId="7C424097"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Bishop, B. (2009). </w:t>
          </w:r>
          <w:r w:rsidRPr="008A021A">
            <w:rPr>
              <w:rFonts w:ascii="Cambria" w:hAnsi="Cambria" w:cs="Calibri"/>
              <w:i/>
              <w:iCs/>
              <w:sz w:val="24"/>
              <w:szCs w:val="24"/>
            </w:rPr>
            <w:t>The Big Sort: Why the Clustering of Like-Minded America Is Tearing Us Apart</w:t>
          </w:r>
          <w:r w:rsidRPr="008A021A">
            <w:rPr>
              <w:rFonts w:ascii="Cambria" w:hAnsi="Cambria" w:cs="Calibri"/>
              <w:sz w:val="24"/>
              <w:szCs w:val="24"/>
            </w:rPr>
            <w:t>. Houghton Mifflin Harcourt.</w:t>
          </w:r>
        </w:p>
        <w:p w14:paraId="14B4E0D6" w14:textId="77777777" w:rsidR="00416498" w:rsidRPr="008A021A" w:rsidRDefault="00416498" w:rsidP="00416498">
          <w:pPr>
            <w:rPr>
              <w:rFonts w:ascii="Cambria" w:hAnsi="Cambria"/>
              <w:sz w:val="24"/>
              <w:szCs w:val="24"/>
            </w:rPr>
          </w:pPr>
        </w:p>
        <w:p w14:paraId="4251ADDA" w14:textId="7A222E81"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Chattergoon, B., &amp; Kerr, W. R. (2022). Winner takes all? Tech clusters, population centers, and the spatial transformation of U.S. invention. </w:t>
          </w:r>
          <w:r w:rsidRPr="008A021A">
            <w:rPr>
              <w:rFonts w:ascii="Cambria" w:hAnsi="Cambria" w:cs="Calibri"/>
              <w:i/>
              <w:iCs/>
              <w:sz w:val="24"/>
              <w:szCs w:val="24"/>
            </w:rPr>
            <w:t>Research Policy</w:t>
          </w:r>
          <w:r w:rsidRPr="008A021A">
            <w:rPr>
              <w:rFonts w:ascii="Cambria" w:hAnsi="Cambria" w:cs="Calibri"/>
              <w:sz w:val="24"/>
              <w:szCs w:val="24"/>
            </w:rPr>
            <w:t xml:space="preserve">, </w:t>
          </w:r>
          <w:r w:rsidRPr="008A021A">
            <w:rPr>
              <w:rFonts w:ascii="Cambria" w:hAnsi="Cambria" w:cs="Calibri"/>
              <w:i/>
              <w:iCs/>
              <w:sz w:val="24"/>
              <w:szCs w:val="24"/>
            </w:rPr>
            <w:t>51</w:t>
          </w:r>
          <w:r w:rsidRPr="008A021A">
            <w:rPr>
              <w:rFonts w:ascii="Cambria" w:hAnsi="Cambria" w:cs="Calibri"/>
              <w:sz w:val="24"/>
              <w:szCs w:val="24"/>
            </w:rPr>
            <w:t>(2), 104418. https://doi.org/10.1016/j.respol.2021.104418</w:t>
          </w:r>
        </w:p>
        <w:p w14:paraId="0C5F16FC" w14:textId="77777777" w:rsidR="00416498" w:rsidRPr="008A021A" w:rsidRDefault="00416498" w:rsidP="00416498">
          <w:pPr>
            <w:rPr>
              <w:rFonts w:ascii="Cambria" w:hAnsi="Cambria"/>
              <w:sz w:val="24"/>
              <w:szCs w:val="24"/>
            </w:rPr>
          </w:pPr>
        </w:p>
        <w:p w14:paraId="52875963" w14:textId="3701686F"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Chetty, R., Hendren, N., Kline, P., &amp; Saez, E. (2014). </w:t>
          </w:r>
          <w:r w:rsidRPr="008A021A">
            <w:rPr>
              <w:rFonts w:ascii="Cambria" w:hAnsi="Cambria" w:cs="Calibri"/>
              <w:i/>
              <w:iCs/>
              <w:sz w:val="24"/>
              <w:szCs w:val="24"/>
            </w:rPr>
            <w:t>Where is the Land of Opportunity? The Geography of Intergenerational Mobility in the United States</w:t>
          </w:r>
          <w:r w:rsidRPr="008A021A">
            <w:rPr>
              <w:rFonts w:ascii="Cambria" w:hAnsi="Cambria" w:cs="Calibri"/>
              <w:sz w:val="24"/>
              <w:szCs w:val="24"/>
            </w:rPr>
            <w:t xml:space="preserve"> (Working Paper No. 19843). National Bureau of Economic Research. https://doi.org/10.3386/w19843</w:t>
          </w:r>
        </w:p>
        <w:p w14:paraId="4C104E94" w14:textId="77777777" w:rsidR="00416498" w:rsidRPr="008A021A" w:rsidRDefault="00416498" w:rsidP="00416498">
          <w:pPr>
            <w:rPr>
              <w:rFonts w:ascii="Cambria" w:hAnsi="Cambria"/>
              <w:sz w:val="24"/>
              <w:szCs w:val="24"/>
            </w:rPr>
          </w:pPr>
        </w:p>
        <w:p w14:paraId="2D7D18F6" w14:textId="28A35EF5"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Florida, R. (2014). </w:t>
          </w:r>
          <w:r w:rsidRPr="008A021A">
            <w:rPr>
              <w:rFonts w:ascii="Cambria" w:hAnsi="Cambria" w:cs="Calibri"/>
              <w:i/>
              <w:iCs/>
              <w:sz w:val="24"/>
              <w:szCs w:val="24"/>
            </w:rPr>
            <w:t>The Rise of the Creative Class--Revisited: Revised and Expanded</w:t>
          </w:r>
          <w:r w:rsidRPr="008A021A">
            <w:rPr>
              <w:rFonts w:ascii="Cambria" w:hAnsi="Cambria" w:cs="Calibri"/>
              <w:sz w:val="24"/>
              <w:szCs w:val="24"/>
            </w:rPr>
            <w:t>. Basic Books.</w:t>
          </w:r>
        </w:p>
        <w:p w14:paraId="1E7E92A8" w14:textId="77777777" w:rsidR="00416498" w:rsidRPr="008A021A" w:rsidRDefault="00416498" w:rsidP="00416498">
          <w:pPr>
            <w:rPr>
              <w:rFonts w:ascii="Cambria" w:hAnsi="Cambria"/>
              <w:sz w:val="24"/>
              <w:szCs w:val="24"/>
            </w:rPr>
          </w:pPr>
        </w:p>
        <w:p w14:paraId="333361B8" w14:textId="78CCEC9A"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Jaffe, A. B. (1986). </w:t>
          </w:r>
          <w:r w:rsidRPr="008A021A">
            <w:rPr>
              <w:rFonts w:ascii="Cambria" w:hAnsi="Cambria" w:cs="Calibri"/>
              <w:i/>
              <w:iCs/>
              <w:sz w:val="24"/>
              <w:szCs w:val="24"/>
            </w:rPr>
            <w:t>Technological Opportunity and Spillovers of R&amp;D: Evidence from Firms’ Patents, Profits and Market Value</w:t>
          </w:r>
          <w:r w:rsidRPr="008A021A">
            <w:rPr>
              <w:rFonts w:ascii="Cambria" w:hAnsi="Cambria" w:cs="Calibri"/>
              <w:sz w:val="24"/>
              <w:szCs w:val="24"/>
            </w:rPr>
            <w:t xml:space="preserve"> (Working Paper No. 1815). National Bureau of Economic Research. https://doi.org/10.3386/w1815</w:t>
          </w:r>
        </w:p>
        <w:p w14:paraId="689DCB46" w14:textId="77777777" w:rsidR="00416498" w:rsidRPr="008A021A" w:rsidRDefault="00416498" w:rsidP="00416498">
          <w:pPr>
            <w:rPr>
              <w:rFonts w:ascii="Cambria" w:hAnsi="Cambria"/>
              <w:sz w:val="24"/>
              <w:szCs w:val="24"/>
            </w:rPr>
          </w:pPr>
        </w:p>
        <w:p w14:paraId="5538AD34" w14:textId="088C3C09"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Jeanty, P. W., Partridge, M., &amp; Irwin, E. (2010). Estimation of a spatial simultaneous equation model of population migration and housing price dynamics. </w:t>
          </w:r>
          <w:r w:rsidRPr="008A021A">
            <w:rPr>
              <w:rFonts w:ascii="Cambria" w:hAnsi="Cambria" w:cs="Calibri"/>
              <w:i/>
              <w:iCs/>
              <w:sz w:val="24"/>
              <w:szCs w:val="24"/>
            </w:rPr>
            <w:t>Regional Science and Urban Economics</w:t>
          </w:r>
          <w:r w:rsidRPr="008A021A">
            <w:rPr>
              <w:rFonts w:ascii="Cambria" w:hAnsi="Cambria" w:cs="Calibri"/>
              <w:sz w:val="24"/>
              <w:szCs w:val="24"/>
            </w:rPr>
            <w:t xml:space="preserve">, </w:t>
          </w:r>
          <w:r w:rsidRPr="008A021A">
            <w:rPr>
              <w:rFonts w:ascii="Cambria" w:hAnsi="Cambria" w:cs="Calibri"/>
              <w:i/>
              <w:iCs/>
              <w:sz w:val="24"/>
              <w:szCs w:val="24"/>
            </w:rPr>
            <w:t>40</w:t>
          </w:r>
          <w:r w:rsidRPr="008A021A">
            <w:rPr>
              <w:rFonts w:ascii="Cambria" w:hAnsi="Cambria" w:cs="Calibri"/>
              <w:sz w:val="24"/>
              <w:szCs w:val="24"/>
            </w:rPr>
            <w:t>(5), 343–352. https://doi.org/10.1016/j.regsciurbeco.2010.01.002</w:t>
          </w:r>
        </w:p>
        <w:p w14:paraId="06E7E590" w14:textId="77777777" w:rsidR="00416498" w:rsidRPr="008A021A" w:rsidRDefault="00416498" w:rsidP="00416498">
          <w:pPr>
            <w:rPr>
              <w:rFonts w:ascii="Cambria" w:hAnsi="Cambria"/>
              <w:sz w:val="24"/>
              <w:szCs w:val="24"/>
            </w:rPr>
          </w:pPr>
        </w:p>
        <w:p w14:paraId="7A598A2A" w14:textId="095E72F3"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lastRenderedPageBreak/>
            <w:t xml:space="preserve">Jia, N., Molloy, R., Smith, C. L., &amp; Wozniak, A. (2022). </w:t>
          </w:r>
          <w:r w:rsidRPr="008A021A">
            <w:rPr>
              <w:rFonts w:ascii="Cambria" w:hAnsi="Cambria" w:cs="Calibri"/>
              <w:i/>
              <w:iCs/>
              <w:sz w:val="24"/>
              <w:szCs w:val="24"/>
            </w:rPr>
            <w:t>The Economics of Internal Migration: Advances and Policy Questions</w:t>
          </w:r>
          <w:r w:rsidRPr="008A021A">
            <w:rPr>
              <w:rFonts w:ascii="Cambria" w:hAnsi="Cambria" w:cs="Calibri"/>
              <w:sz w:val="24"/>
              <w:szCs w:val="24"/>
            </w:rPr>
            <w:t xml:space="preserve"> (SSRN Scholarly Paper No. 4028260). https://doi.org/10.17016/FEDS.2022.003</w:t>
          </w:r>
        </w:p>
        <w:p w14:paraId="076C7925" w14:textId="77777777" w:rsidR="00416498" w:rsidRPr="008A021A" w:rsidRDefault="00416498" w:rsidP="00416498">
          <w:pPr>
            <w:rPr>
              <w:rFonts w:ascii="Cambria" w:hAnsi="Cambria"/>
              <w:sz w:val="24"/>
              <w:szCs w:val="24"/>
            </w:rPr>
          </w:pPr>
        </w:p>
        <w:p w14:paraId="58166B23" w14:textId="67704200"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Molloy, R., Smith, C. L., &amp; Wozniak, A. (2011). Internal Migration in the United States. </w:t>
          </w:r>
          <w:r w:rsidRPr="008A021A">
            <w:rPr>
              <w:rFonts w:ascii="Cambria" w:hAnsi="Cambria" w:cs="Calibri"/>
              <w:i/>
              <w:iCs/>
              <w:sz w:val="24"/>
              <w:szCs w:val="24"/>
            </w:rPr>
            <w:t>Journal of Economic Perspectives</w:t>
          </w:r>
          <w:r w:rsidRPr="008A021A">
            <w:rPr>
              <w:rFonts w:ascii="Cambria" w:hAnsi="Cambria" w:cs="Calibri"/>
              <w:sz w:val="24"/>
              <w:szCs w:val="24"/>
            </w:rPr>
            <w:t xml:space="preserve">, </w:t>
          </w:r>
          <w:r w:rsidRPr="008A021A">
            <w:rPr>
              <w:rFonts w:ascii="Cambria" w:hAnsi="Cambria" w:cs="Calibri"/>
              <w:i/>
              <w:iCs/>
              <w:sz w:val="24"/>
              <w:szCs w:val="24"/>
            </w:rPr>
            <w:t>25</w:t>
          </w:r>
          <w:r w:rsidRPr="008A021A">
            <w:rPr>
              <w:rFonts w:ascii="Cambria" w:hAnsi="Cambria" w:cs="Calibri"/>
              <w:sz w:val="24"/>
              <w:szCs w:val="24"/>
            </w:rPr>
            <w:t>(3), 173–196. https://doi.org/10.1257/jep.25.3.173</w:t>
          </w:r>
        </w:p>
        <w:p w14:paraId="58A0F7BA" w14:textId="77777777" w:rsidR="00416498" w:rsidRPr="008A021A" w:rsidRDefault="00416498" w:rsidP="00416498">
          <w:pPr>
            <w:rPr>
              <w:rFonts w:ascii="Cambria" w:hAnsi="Cambria"/>
              <w:sz w:val="24"/>
              <w:szCs w:val="24"/>
            </w:rPr>
          </w:pPr>
        </w:p>
        <w:p w14:paraId="6F18FD8C" w14:textId="77777777"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Moretti, E. (2012). </w:t>
          </w:r>
          <w:r w:rsidRPr="008A021A">
            <w:rPr>
              <w:rFonts w:ascii="Cambria" w:hAnsi="Cambria" w:cs="Calibri"/>
              <w:i/>
              <w:iCs/>
              <w:sz w:val="24"/>
              <w:szCs w:val="24"/>
            </w:rPr>
            <w:t>The New Geography of Jobs</w:t>
          </w:r>
          <w:r w:rsidRPr="008A021A">
            <w:rPr>
              <w:rFonts w:ascii="Cambria" w:hAnsi="Cambria" w:cs="Calibri"/>
              <w:sz w:val="24"/>
              <w:szCs w:val="24"/>
            </w:rPr>
            <w:t>. Houghton Mifflin Harcourt.</w:t>
          </w:r>
        </w:p>
        <w:p w14:paraId="2CC3C9EA" w14:textId="324C92D5"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Orlando, M. J. (2003). Measuring R&amp;D Spillovers: On the Importance of Geographic and Technological Proximity. </w:t>
          </w:r>
          <w:r w:rsidRPr="008A021A">
            <w:rPr>
              <w:rFonts w:ascii="Cambria" w:hAnsi="Cambria" w:cs="Calibri"/>
              <w:i/>
              <w:iCs/>
              <w:sz w:val="24"/>
              <w:szCs w:val="24"/>
            </w:rPr>
            <w:t>SSRN Electronic Journal</w:t>
          </w:r>
          <w:r w:rsidRPr="008A021A">
            <w:rPr>
              <w:rFonts w:ascii="Cambria" w:hAnsi="Cambria" w:cs="Calibri"/>
              <w:sz w:val="24"/>
              <w:szCs w:val="24"/>
            </w:rPr>
            <w:t>. https://doi.org/10.2139/ssrn.387840</w:t>
          </w:r>
        </w:p>
        <w:p w14:paraId="3EA9BD4F" w14:textId="77777777" w:rsidR="00416498" w:rsidRPr="008A021A" w:rsidRDefault="00416498" w:rsidP="00416498">
          <w:pPr>
            <w:rPr>
              <w:rFonts w:ascii="Cambria" w:hAnsi="Cambria"/>
              <w:sz w:val="24"/>
              <w:szCs w:val="24"/>
            </w:rPr>
          </w:pPr>
        </w:p>
        <w:p w14:paraId="6E25D8C4" w14:textId="10D067ED"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Partridge, M. D., Rickman, D. S., Olfert, M. R., &amp; Ali, K. (2012). Dwindling U.S. internal migration: Evidence of spatial equilibrium or structural shifts in local labor markets? </w:t>
          </w:r>
          <w:r w:rsidRPr="008A021A">
            <w:rPr>
              <w:rFonts w:ascii="Cambria" w:hAnsi="Cambria" w:cs="Calibri"/>
              <w:i/>
              <w:iCs/>
              <w:sz w:val="24"/>
              <w:szCs w:val="24"/>
            </w:rPr>
            <w:t>Regional Science and Urban Economics</w:t>
          </w:r>
          <w:r w:rsidRPr="008A021A">
            <w:rPr>
              <w:rFonts w:ascii="Cambria" w:hAnsi="Cambria" w:cs="Calibri"/>
              <w:sz w:val="24"/>
              <w:szCs w:val="24"/>
            </w:rPr>
            <w:t xml:space="preserve">, </w:t>
          </w:r>
          <w:r w:rsidRPr="008A021A">
            <w:rPr>
              <w:rFonts w:ascii="Cambria" w:hAnsi="Cambria" w:cs="Calibri"/>
              <w:i/>
              <w:iCs/>
              <w:sz w:val="24"/>
              <w:szCs w:val="24"/>
            </w:rPr>
            <w:t>42</w:t>
          </w:r>
          <w:r w:rsidRPr="008A021A">
            <w:rPr>
              <w:rFonts w:ascii="Cambria" w:hAnsi="Cambria" w:cs="Calibri"/>
              <w:sz w:val="24"/>
              <w:szCs w:val="24"/>
            </w:rPr>
            <w:t>(1), 375–388. https://doi.org/10.1016/j.regsciurbeco.2011.10.006</w:t>
          </w:r>
        </w:p>
        <w:p w14:paraId="262FBBFA" w14:textId="77777777" w:rsidR="00416498" w:rsidRPr="008A021A" w:rsidRDefault="00416498" w:rsidP="00416498">
          <w:pPr>
            <w:rPr>
              <w:rFonts w:ascii="Cambria" w:hAnsi="Cambria"/>
              <w:sz w:val="24"/>
              <w:szCs w:val="24"/>
            </w:rPr>
          </w:pPr>
        </w:p>
        <w:p w14:paraId="3CF9D156" w14:textId="77777777" w:rsidR="00BA2DB2" w:rsidRPr="008A021A" w:rsidRDefault="00BA2DB2" w:rsidP="00416498">
          <w:pPr>
            <w:pStyle w:val="Bibliography"/>
            <w:spacing w:line="240" w:lineRule="auto"/>
            <w:rPr>
              <w:rFonts w:ascii="Cambria" w:hAnsi="Cambria" w:cs="Calibri"/>
              <w:sz w:val="24"/>
              <w:szCs w:val="24"/>
            </w:rPr>
          </w:pPr>
          <w:r w:rsidRPr="008A021A">
            <w:rPr>
              <w:rFonts w:ascii="Cambria" w:hAnsi="Cambria" w:cs="Calibri"/>
              <w:sz w:val="24"/>
              <w:szCs w:val="24"/>
            </w:rPr>
            <w:t xml:space="preserve">Russell, J. (2017, June 14). </w:t>
          </w:r>
          <w:r w:rsidRPr="008A021A">
            <w:rPr>
              <w:rFonts w:ascii="Cambria" w:hAnsi="Cambria" w:cs="Calibri"/>
              <w:i/>
              <w:iCs/>
              <w:sz w:val="24"/>
              <w:szCs w:val="24"/>
            </w:rPr>
            <w:t>Do Jobs Follow People or Do People Follow Jobs?</w:t>
          </w:r>
          <w:r w:rsidRPr="008A021A">
            <w:rPr>
              <w:rFonts w:ascii="Cambria" w:hAnsi="Cambria" w:cs="Calibri"/>
              <w:sz w:val="24"/>
              <w:szCs w:val="24"/>
            </w:rPr>
            <w:t xml:space="preserve"> Pacific Standard. https://psmag.com/economics/jobs-follow-people-people-follow-jobs-69354</w:t>
          </w:r>
        </w:p>
        <w:p w14:paraId="74B140E6" w14:textId="51641746" w:rsidR="00BA2DB2" w:rsidRPr="008A021A" w:rsidRDefault="00BA2DB2" w:rsidP="00416498">
          <w:pPr>
            <w:pStyle w:val="Bibliography"/>
            <w:spacing w:line="240" w:lineRule="auto"/>
            <w:rPr>
              <w:rFonts w:ascii="Cambria" w:hAnsi="Cambria"/>
              <w:sz w:val="24"/>
              <w:szCs w:val="24"/>
            </w:rPr>
          </w:pPr>
          <w:r w:rsidRPr="008A021A">
            <w:rPr>
              <w:rFonts w:ascii="Cambria" w:hAnsi="Cambria"/>
              <w:sz w:val="24"/>
              <w:szCs w:val="24"/>
            </w:rPr>
            <w:fldChar w:fldCharType="end"/>
          </w:r>
        </w:p>
        <w:p w14:paraId="07DDC42E" w14:textId="3BE60178" w:rsidR="00416498" w:rsidRPr="008A021A" w:rsidRDefault="00416498" w:rsidP="00416498">
          <w:pPr>
            <w:rPr>
              <w:rFonts w:ascii="Cambria" w:hAnsi="Cambria"/>
              <w:sz w:val="24"/>
              <w:szCs w:val="24"/>
            </w:rPr>
          </w:pPr>
        </w:p>
        <w:p w14:paraId="01D32FAA" w14:textId="63BC2FA0" w:rsidR="00416498" w:rsidRPr="008A021A" w:rsidRDefault="00416498" w:rsidP="00416498">
          <w:pPr>
            <w:rPr>
              <w:rFonts w:ascii="Cambria" w:hAnsi="Cambria"/>
              <w:sz w:val="24"/>
              <w:szCs w:val="24"/>
            </w:rPr>
          </w:pPr>
          <w:r w:rsidRPr="008A021A">
            <w:rPr>
              <w:rFonts w:ascii="Cambria" w:hAnsi="Cambria"/>
              <w:sz w:val="24"/>
              <w:szCs w:val="24"/>
            </w:rPr>
            <w:t>DATASETS</w:t>
          </w:r>
        </w:p>
        <w:p w14:paraId="36962504" w14:textId="77777777" w:rsidR="00597476" w:rsidRDefault="00BA2DB2" w:rsidP="00416498">
          <w:pPr>
            <w:pStyle w:val="Bibliography"/>
            <w:spacing w:line="240" w:lineRule="auto"/>
            <w:rPr>
              <w:rFonts w:ascii="Cambria" w:hAnsi="Cambria" w:cs="Calibri"/>
              <w:sz w:val="24"/>
              <w:szCs w:val="24"/>
              <w:shd w:val="clear" w:color="auto" w:fill="FFFFFF"/>
            </w:rPr>
          </w:pPr>
          <w:r w:rsidRPr="008A021A">
            <w:rPr>
              <w:rFonts w:ascii="Cambria" w:hAnsi="Cambria" w:cs="Calibri"/>
              <w:sz w:val="24"/>
              <w:szCs w:val="24"/>
              <w:shd w:val="clear" w:color="auto" w:fill="FFFFFF"/>
            </w:rPr>
            <w:t xml:space="preserve">Federal Housing Finance Administration (2022).  Annual House Price Indexes.  </w:t>
          </w:r>
        </w:p>
        <w:p w14:paraId="1D7D2CD5" w14:textId="54AB9EC0" w:rsidR="00416498" w:rsidRPr="008A021A" w:rsidRDefault="00BA2DB2" w:rsidP="00416498">
          <w:pPr>
            <w:pStyle w:val="Bibliography"/>
            <w:spacing w:line="240" w:lineRule="auto"/>
            <w:rPr>
              <w:rFonts w:ascii="Cambria" w:hAnsi="Cambria"/>
              <w:sz w:val="24"/>
              <w:szCs w:val="24"/>
            </w:rPr>
          </w:pPr>
          <w:r w:rsidRPr="008A021A">
            <w:rPr>
              <w:rFonts w:ascii="Cambria" w:hAnsi="Cambria" w:cs="Calibri"/>
              <w:sz w:val="24"/>
              <w:szCs w:val="24"/>
              <w:shd w:val="clear" w:color="auto" w:fill="FFFFFF"/>
            </w:rPr>
            <w:t>Accessed</w:t>
          </w:r>
          <w:r w:rsidR="00597476">
            <w:rPr>
              <w:rFonts w:ascii="Cambria" w:hAnsi="Cambria" w:cs="Calibri"/>
              <w:sz w:val="24"/>
              <w:szCs w:val="24"/>
              <w:shd w:val="clear" w:color="auto" w:fill="FFFFFF"/>
            </w:rPr>
            <w:t xml:space="preserve"> </w:t>
          </w:r>
          <w:r w:rsidRPr="008A021A">
            <w:rPr>
              <w:rFonts w:ascii="Cambria" w:hAnsi="Cambria" w:cs="Calibri"/>
              <w:sz w:val="24"/>
              <w:szCs w:val="24"/>
              <w:shd w:val="clear" w:color="auto" w:fill="FFFFFF"/>
            </w:rPr>
            <w:t>February 26, 2023 fro</w:t>
          </w:r>
          <w:r w:rsidR="00597476">
            <w:rPr>
              <w:rFonts w:ascii="Cambria" w:hAnsi="Cambria" w:cs="Calibri"/>
              <w:sz w:val="24"/>
              <w:szCs w:val="24"/>
              <w:shd w:val="clear" w:color="auto" w:fill="FFFFFF"/>
            </w:rPr>
            <w:t xml:space="preserve">m </w:t>
          </w:r>
          <w:hyperlink r:id="rId20" w:anchor="qat" w:history="1">
            <w:r w:rsidR="00597476" w:rsidRPr="00FF4D54">
              <w:rPr>
                <w:rStyle w:val="Hyperlink"/>
                <w:rFonts w:ascii="Cambria" w:hAnsi="Cambria"/>
                <w:sz w:val="24"/>
                <w:szCs w:val="24"/>
              </w:rPr>
              <w:t>https://www.fhfa.gov/DataTools/Downloads/Pages/House-Price-Index Datasets.aspx#qat</w:t>
            </w:r>
          </w:hyperlink>
          <w:r w:rsidRPr="008A021A">
            <w:rPr>
              <w:rFonts w:ascii="Cambria" w:hAnsi="Cambria"/>
              <w:sz w:val="24"/>
              <w:szCs w:val="24"/>
            </w:rPr>
            <w:t>.</w:t>
          </w:r>
          <w:r w:rsidR="00416498" w:rsidRPr="008A021A">
            <w:rPr>
              <w:rFonts w:ascii="Cambria" w:hAnsi="Cambria"/>
              <w:sz w:val="24"/>
              <w:szCs w:val="24"/>
            </w:rPr>
            <w:br/>
          </w:r>
        </w:p>
        <w:p w14:paraId="57BBD1FC" w14:textId="77777777" w:rsidR="00597476" w:rsidRDefault="00BA2DB2" w:rsidP="00597476">
          <w:pPr>
            <w:spacing w:after="0" w:line="240" w:lineRule="auto"/>
            <w:rPr>
              <w:rFonts w:ascii="Cambria" w:hAnsi="Cambria" w:cs="Calibri"/>
              <w:sz w:val="24"/>
              <w:szCs w:val="24"/>
            </w:rPr>
          </w:pPr>
          <w:r w:rsidRPr="008A021A">
            <w:rPr>
              <w:rFonts w:ascii="Cambria" w:hAnsi="Cambria" w:cs="Calibri"/>
              <w:sz w:val="24"/>
              <w:szCs w:val="24"/>
            </w:rPr>
            <w:t xml:space="preserve">Internal Revenue Service.  SOI Tax Stats – County Data.  Updated December 19, 2022.  </w:t>
          </w:r>
        </w:p>
        <w:p w14:paraId="0B2CF680" w14:textId="39FDC6AE" w:rsidR="00BA2DB2" w:rsidRPr="008A021A" w:rsidRDefault="00BA2DB2" w:rsidP="00597476">
          <w:pPr>
            <w:spacing w:after="0" w:line="240" w:lineRule="auto"/>
            <w:rPr>
              <w:rFonts w:ascii="Cambria" w:hAnsi="Cambria" w:cs="Calibri"/>
              <w:sz w:val="24"/>
              <w:szCs w:val="24"/>
            </w:rPr>
          </w:pPr>
          <w:r w:rsidRPr="008A021A">
            <w:rPr>
              <w:rFonts w:ascii="Cambria" w:hAnsi="Cambria" w:cs="Calibri"/>
              <w:sz w:val="24"/>
              <w:szCs w:val="24"/>
            </w:rPr>
            <w:t xml:space="preserve">Accessed February 26, 2023 from </w:t>
          </w:r>
          <w:hyperlink r:id="rId21" w:history="1">
            <w:r w:rsidRPr="008A021A">
              <w:rPr>
                <w:rStyle w:val="Hyperlink"/>
                <w:rFonts w:ascii="Cambria" w:hAnsi="Cambria"/>
                <w:sz w:val="24"/>
                <w:szCs w:val="24"/>
              </w:rPr>
              <w:t>https://www.irs.gov/statistics/soi-tax-stats-county-data</w:t>
            </w:r>
          </w:hyperlink>
          <w:r w:rsidRPr="008A021A">
            <w:rPr>
              <w:rFonts w:ascii="Cambria" w:hAnsi="Cambria"/>
              <w:sz w:val="24"/>
              <w:szCs w:val="24"/>
            </w:rPr>
            <w:t>.</w:t>
          </w:r>
        </w:p>
        <w:p w14:paraId="56F9315D" w14:textId="77777777" w:rsidR="00BA2DB2" w:rsidRPr="008A021A" w:rsidRDefault="00BA2DB2" w:rsidP="00416498">
          <w:pPr>
            <w:spacing w:after="0" w:line="240" w:lineRule="auto"/>
            <w:rPr>
              <w:rFonts w:ascii="Cambria" w:hAnsi="Cambria" w:cs="Calibri"/>
              <w:sz w:val="24"/>
              <w:szCs w:val="24"/>
              <w:shd w:val="clear" w:color="auto" w:fill="FFFFFF"/>
            </w:rPr>
          </w:pPr>
        </w:p>
        <w:p w14:paraId="30E7A4B6" w14:textId="7D478404" w:rsidR="00BA2DB2" w:rsidRPr="008A021A" w:rsidRDefault="00BA2DB2" w:rsidP="00597476">
          <w:pPr>
            <w:spacing w:after="0" w:line="240" w:lineRule="auto"/>
            <w:rPr>
              <w:rFonts w:ascii="Cambria" w:hAnsi="Cambria"/>
              <w:sz w:val="24"/>
              <w:szCs w:val="24"/>
            </w:rPr>
          </w:pPr>
          <w:r w:rsidRPr="008A021A">
            <w:rPr>
              <w:rFonts w:ascii="Cambria" w:hAnsi="Cambria" w:cs="Calibri"/>
              <w:sz w:val="24"/>
              <w:szCs w:val="24"/>
              <w:shd w:val="clear" w:color="auto" w:fill="FFFFFF"/>
            </w:rPr>
            <w:t xml:space="preserve">United States Census Bureau, (2022).  </w:t>
          </w:r>
          <w:r w:rsidRPr="008A021A">
            <w:rPr>
              <w:rFonts w:ascii="Cambria" w:hAnsi="Cambria"/>
              <w:sz w:val="24"/>
              <w:szCs w:val="24"/>
            </w:rPr>
            <w:t xml:space="preserve">United States Population Estimates, Vintage 2022.  Accessed from </w:t>
          </w:r>
          <w:hyperlink r:id="rId22" w:history="1">
            <w:r w:rsidR="00597476" w:rsidRPr="00FF4D54">
              <w:rPr>
                <w:rStyle w:val="Hyperlink"/>
                <w:rFonts w:ascii="Cambria" w:hAnsi="Cambria"/>
                <w:sz w:val="24"/>
                <w:szCs w:val="24"/>
              </w:rPr>
              <w:t>https://www2.census.gov/programs-surveys/popest/datasets/</w:t>
            </w:r>
          </w:hyperlink>
          <w:r w:rsidRPr="008A021A">
            <w:rPr>
              <w:rFonts w:ascii="Cambria" w:hAnsi="Cambria"/>
              <w:sz w:val="24"/>
              <w:szCs w:val="24"/>
            </w:rPr>
            <w:t xml:space="preserve">.  </w:t>
          </w:r>
        </w:p>
        <w:p w14:paraId="41A6B17C" w14:textId="77777777" w:rsidR="00BA2DB2" w:rsidRPr="008A021A" w:rsidRDefault="00BA2DB2" w:rsidP="00416498">
          <w:pPr>
            <w:spacing w:after="0" w:line="240" w:lineRule="auto"/>
            <w:rPr>
              <w:rFonts w:ascii="Cambria" w:hAnsi="Cambria"/>
              <w:sz w:val="24"/>
              <w:szCs w:val="24"/>
            </w:rPr>
          </w:pPr>
        </w:p>
        <w:p w14:paraId="32F3B3F2" w14:textId="0AA132F2" w:rsidR="00BA2DB2" w:rsidRPr="008A021A" w:rsidRDefault="00BA2DB2" w:rsidP="00597476">
          <w:pPr>
            <w:spacing w:after="0" w:line="240" w:lineRule="auto"/>
            <w:rPr>
              <w:rFonts w:ascii="Cambria" w:hAnsi="Cambria"/>
              <w:sz w:val="24"/>
              <w:szCs w:val="24"/>
            </w:rPr>
          </w:pPr>
          <w:r w:rsidRPr="008A021A">
            <w:rPr>
              <w:rFonts w:ascii="Cambria" w:hAnsi="Cambria" w:cs="Calibri"/>
              <w:sz w:val="24"/>
              <w:szCs w:val="24"/>
              <w:shd w:val="clear" w:color="auto" w:fill="FFFFFF"/>
            </w:rPr>
            <w:t xml:space="preserve">United States Census Bureau, (2019).  </w:t>
          </w:r>
          <w:r w:rsidRPr="008A021A">
            <w:rPr>
              <w:rFonts w:ascii="Cambria" w:hAnsi="Cambria"/>
              <w:sz w:val="24"/>
              <w:szCs w:val="24"/>
            </w:rPr>
            <w:t xml:space="preserve">United States Population Estimates, Vintage 2019.  Accessed from </w:t>
          </w:r>
          <w:hyperlink r:id="rId23" w:history="1">
            <w:r w:rsidR="00597476" w:rsidRPr="00FF4D54">
              <w:rPr>
                <w:rStyle w:val="Hyperlink"/>
                <w:rFonts w:ascii="Cambria" w:hAnsi="Cambria"/>
                <w:sz w:val="24"/>
                <w:szCs w:val="24"/>
              </w:rPr>
              <w:t>https://www2.census.gov/programs-surveys/popest/datasets/</w:t>
            </w:r>
          </w:hyperlink>
          <w:r w:rsidRPr="008A021A">
            <w:rPr>
              <w:rFonts w:ascii="Cambria" w:hAnsi="Cambria"/>
              <w:sz w:val="24"/>
              <w:szCs w:val="24"/>
            </w:rPr>
            <w:t xml:space="preserve">.  </w:t>
          </w:r>
        </w:p>
        <w:p w14:paraId="4A4B12D8" w14:textId="77777777" w:rsidR="00BA2DB2" w:rsidRPr="008A021A" w:rsidRDefault="00BA2DB2" w:rsidP="00416498">
          <w:pPr>
            <w:spacing w:after="0" w:line="240" w:lineRule="auto"/>
            <w:rPr>
              <w:rFonts w:ascii="Cambria" w:hAnsi="Cambria" w:cs="Calibri"/>
              <w:sz w:val="24"/>
              <w:szCs w:val="24"/>
              <w:shd w:val="clear" w:color="auto" w:fill="FFFFFF"/>
            </w:rPr>
          </w:pPr>
        </w:p>
        <w:p w14:paraId="3D1ED0B2" w14:textId="66577FDE" w:rsidR="00BA2DB2" w:rsidRPr="008A021A" w:rsidRDefault="00BA2DB2" w:rsidP="00597476">
          <w:pPr>
            <w:spacing w:after="0" w:line="240" w:lineRule="auto"/>
            <w:rPr>
              <w:rFonts w:ascii="Cambria" w:hAnsi="Cambria"/>
              <w:sz w:val="24"/>
              <w:szCs w:val="24"/>
            </w:rPr>
          </w:pPr>
          <w:r w:rsidRPr="008A021A">
            <w:rPr>
              <w:rFonts w:ascii="Cambria" w:hAnsi="Cambria" w:cs="Calibri"/>
              <w:sz w:val="24"/>
              <w:szCs w:val="24"/>
              <w:shd w:val="clear" w:color="auto" w:fill="FFFFFF"/>
            </w:rPr>
            <w:t xml:space="preserve">United States Census Bureau, (2009).  </w:t>
          </w:r>
          <w:r w:rsidRPr="008A021A">
            <w:rPr>
              <w:rFonts w:ascii="Cambria" w:hAnsi="Cambria"/>
              <w:sz w:val="24"/>
              <w:szCs w:val="24"/>
            </w:rPr>
            <w:t xml:space="preserve">United States Population Estimates, Vintage 2009.  Accessed from </w:t>
          </w:r>
          <w:hyperlink r:id="rId24" w:history="1">
            <w:r w:rsidR="00597476" w:rsidRPr="00FF4D54">
              <w:rPr>
                <w:rStyle w:val="Hyperlink"/>
                <w:rFonts w:ascii="Cambria" w:hAnsi="Cambria"/>
                <w:sz w:val="24"/>
                <w:szCs w:val="24"/>
              </w:rPr>
              <w:t>https://www2.census.gov/programs-surveys/popest/datasets/</w:t>
            </w:r>
          </w:hyperlink>
          <w:r w:rsidRPr="008A021A">
            <w:rPr>
              <w:rFonts w:ascii="Cambria" w:hAnsi="Cambria"/>
              <w:sz w:val="24"/>
              <w:szCs w:val="24"/>
            </w:rPr>
            <w:t xml:space="preserve">.  </w:t>
          </w:r>
        </w:p>
        <w:p w14:paraId="6239098A" w14:textId="77777777" w:rsidR="00BA2DB2" w:rsidRPr="008A021A" w:rsidRDefault="00BA2DB2" w:rsidP="00416498">
          <w:pPr>
            <w:spacing w:after="0" w:line="240" w:lineRule="auto"/>
            <w:rPr>
              <w:rFonts w:ascii="Cambria" w:hAnsi="Cambria"/>
              <w:sz w:val="24"/>
              <w:szCs w:val="24"/>
            </w:rPr>
          </w:pPr>
        </w:p>
        <w:p w14:paraId="412FDAE9" w14:textId="0B77CC32" w:rsidR="00BA2DB2" w:rsidRPr="008A021A" w:rsidRDefault="00BA2DB2" w:rsidP="00597476">
          <w:pPr>
            <w:spacing w:after="0" w:line="240" w:lineRule="auto"/>
            <w:rPr>
              <w:rFonts w:ascii="Cambria" w:hAnsi="Cambria"/>
              <w:sz w:val="24"/>
              <w:szCs w:val="24"/>
            </w:rPr>
          </w:pPr>
          <w:r w:rsidRPr="008A021A">
            <w:rPr>
              <w:rFonts w:ascii="Cambria" w:hAnsi="Cambria"/>
              <w:sz w:val="24"/>
              <w:szCs w:val="24"/>
            </w:rPr>
            <w:lastRenderedPageBreak/>
            <w:t xml:space="preserve">United States Department of Agriculture (2022).  Unemployment and median household income for the U.S., States, and counties, 2000-2021.  Economic Research Service.  Last Updated June 3, 2022.  Accessed February 26, 2023 from </w:t>
          </w:r>
          <w:hyperlink r:id="rId25" w:history="1">
            <w:r w:rsidRPr="008A021A">
              <w:rPr>
                <w:rStyle w:val="Hyperlink"/>
                <w:rFonts w:ascii="Cambria" w:hAnsi="Cambria"/>
                <w:sz w:val="24"/>
                <w:szCs w:val="24"/>
              </w:rPr>
              <w:t>https://www.ers.usda.gov/data-products/county-level-data-sets/county-level-data-sets-download-data/</w:t>
            </w:r>
          </w:hyperlink>
        </w:p>
        <w:p w14:paraId="63EDE613" w14:textId="77777777" w:rsidR="00BA2DB2" w:rsidRPr="008A021A" w:rsidRDefault="00BA2DB2" w:rsidP="00416498">
          <w:pPr>
            <w:spacing w:after="0" w:line="240" w:lineRule="auto"/>
            <w:rPr>
              <w:rFonts w:ascii="Cambria" w:hAnsi="Cambria"/>
              <w:sz w:val="24"/>
              <w:szCs w:val="24"/>
            </w:rPr>
          </w:pPr>
        </w:p>
        <w:p w14:paraId="38A0410B" w14:textId="5107F98F" w:rsidR="00BA2DB2" w:rsidRPr="008A021A" w:rsidRDefault="00BA2DB2" w:rsidP="00597476">
          <w:pPr>
            <w:spacing w:after="0" w:line="240" w:lineRule="auto"/>
            <w:rPr>
              <w:rFonts w:ascii="Cambria" w:hAnsi="Cambria"/>
              <w:sz w:val="24"/>
              <w:szCs w:val="24"/>
            </w:rPr>
          </w:pPr>
          <w:r w:rsidRPr="008A021A">
            <w:rPr>
              <w:rFonts w:ascii="Cambria" w:hAnsi="Cambria"/>
              <w:sz w:val="24"/>
              <w:szCs w:val="24"/>
            </w:rPr>
            <w:t>United States Department of Housing and Urban Development.  Fair Market Rents (40</w:t>
          </w:r>
          <w:r w:rsidRPr="008A021A">
            <w:rPr>
              <w:rFonts w:ascii="Cambria" w:hAnsi="Cambria"/>
              <w:sz w:val="24"/>
              <w:szCs w:val="24"/>
              <w:vertAlign w:val="superscript"/>
            </w:rPr>
            <w:t>th</w:t>
          </w:r>
          <w:r w:rsidRPr="008A021A">
            <w:rPr>
              <w:rFonts w:ascii="Cambria" w:hAnsi="Cambria"/>
              <w:sz w:val="24"/>
              <w:szCs w:val="24"/>
            </w:rPr>
            <w:t xml:space="preserve"> Percentile Rents).  Office of Policy Development and Research.  Accessed February 26, 2023 from </w:t>
          </w:r>
          <w:hyperlink r:id="rId26" w:history="1">
            <w:r w:rsidR="00416498" w:rsidRPr="008A021A">
              <w:rPr>
                <w:rStyle w:val="Hyperlink"/>
                <w:rFonts w:ascii="Cambria" w:hAnsi="Cambria"/>
                <w:sz w:val="24"/>
                <w:szCs w:val="24"/>
              </w:rPr>
              <w:t>https://www.huduser.gov/portal/datasets/fmr.html</w:t>
            </w:r>
          </w:hyperlink>
          <w:r w:rsidRPr="008A021A">
            <w:rPr>
              <w:rFonts w:ascii="Cambria" w:hAnsi="Cambria"/>
              <w:sz w:val="24"/>
              <w:szCs w:val="24"/>
            </w:rPr>
            <w:t>.</w:t>
          </w:r>
        </w:p>
        <w:p w14:paraId="76EC0A2D" w14:textId="6766319B" w:rsidR="00BA2DB2" w:rsidDel="00EA6A57" w:rsidRDefault="00000000" w:rsidP="00EA6A57">
          <w:pPr>
            <w:rPr>
              <w:del w:id="465" w:author="Tyler Frankenberg" w:date="2023-04-05T20:13:00Z"/>
              <w:rFonts w:ascii="Cambria" w:hAnsi="Cambria" w:cs="Calibri"/>
              <w:sz w:val="24"/>
              <w:szCs w:val="24"/>
            </w:rPr>
          </w:pPr>
        </w:p>
      </w:sdtContent>
    </w:sdt>
    <w:p w14:paraId="568A02CA" w14:textId="1F361CD2" w:rsidR="00EA6A57" w:rsidRDefault="00EA6A57" w:rsidP="00BA2DB2">
      <w:pPr>
        <w:rPr>
          <w:ins w:id="466" w:author="Tyler Frankenberg" w:date="2023-04-05T20:13:00Z"/>
          <w:rFonts w:ascii="Cambria" w:hAnsi="Cambria" w:cs="Calibri"/>
          <w:sz w:val="24"/>
          <w:szCs w:val="24"/>
        </w:rPr>
      </w:pPr>
    </w:p>
    <w:p w14:paraId="79FC548A" w14:textId="77777777" w:rsidR="00EA6A57" w:rsidRPr="008A021A" w:rsidRDefault="00EA6A57" w:rsidP="00BA2DB2">
      <w:pPr>
        <w:rPr>
          <w:ins w:id="467" w:author="Tyler Frankenberg" w:date="2023-04-05T20:13:00Z"/>
          <w:rFonts w:ascii="Cambria" w:hAnsi="Cambria" w:cs="Calibri"/>
          <w:sz w:val="24"/>
          <w:szCs w:val="24"/>
        </w:rPr>
      </w:pPr>
    </w:p>
    <w:p w14:paraId="3BC065AD" w14:textId="77777777" w:rsidR="00BA2DB2" w:rsidRPr="008A021A" w:rsidDel="00EA6A57" w:rsidRDefault="00BA2DB2" w:rsidP="0080013E">
      <w:pPr>
        <w:pStyle w:val="NoSpacing"/>
        <w:rPr>
          <w:del w:id="468" w:author="Tyler Frankenberg" w:date="2023-04-05T20:13:00Z"/>
          <w:rFonts w:ascii="Cambria" w:hAnsi="Cambria" w:cstheme="minorHAnsi"/>
          <w:sz w:val="24"/>
          <w:szCs w:val="24"/>
        </w:rPr>
      </w:pPr>
    </w:p>
    <w:p w14:paraId="51B3D6E9" w14:textId="2E6DD5E4" w:rsidR="00800696" w:rsidDel="00EA6A57" w:rsidRDefault="00800696" w:rsidP="00800696">
      <w:pPr>
        <w:pStyle w:val="NoSpacing"/>
        <w:rPr>
          <w:ins w:id="469" w:author="O'Connor" w:date="2023-03-27T16:51:00Z"/>
          <w:del w:id="470" w:author="Tyler Frankenberg" w:date="2023-04-05T20:13:00Z"/>
          <w:rFonts w:ascii="Calibri" w:hAnsi="Calibri" w:cs="Calibri"/>
        </w:rPr>
      </w:pPr>
      <w:ins w:id="471" w:author="O'Connor" w:date="2023-03-27T16:51:00Z">
        <w:del w:id="472" w:author="Tyler Frankenberg" w:date="2023-04-05T20:13:00Z">
          <w:r w:rsidDel="00EA6A57">
            <w:rPr>
              <w:rFonts w:ascii="Calibri" w:hAnsi="Calibri" w:cs="Calibri"/>
            </w:rPr>
            <w:delText>GENERAL COMMENTS</w:delText>
          </w:r>
        </w:del>
      </w:ins>
    </w:p>
    <w:p w14:paraId="7B4882B4" w14:textId="46B35110" w:rsidR="00800696" w:rsidDel="00EA6A57" w:rsidRDefault="00800696" w:rsidP="00800696">
      <w:pPr>
        <w:pStyle w:val="NoSpacing"/>
        <w:rPr>
          <w:ins w:id="473" w:author="O'Connor" w:date="2023-03-27T16:51:00Z"/>
          <w:del w:id="474" w:author="Tyler Frankenberg" w:date="2023-04-05T20:13:00Z"/>
          <w:rFonts w:ascii="Calibri" w:hAnsi="Calibri" w:cs="Calibri"/>
        </w:rPr>
      </w:pPr>
    </w:p>
    <w:p w14:paraId="27CB4055" w14:textId="06AFDF35" w:rsidR="00800696" w:rsidRPr="00A758A2" w:rsidDel="00EA6A57" w:rsidRDefault="00800696" w:rsidP="00800696">
      <w:pPr>
        <w:pStyle w:val="NoSpacing"/>
        <w:rPr>
          <w:ins w:id="475" w:author="O'Connor" w:date="2023-03-27T16:51:00Z"/>
          <w:del w:id="476" w:author="Tyler Frankenberg" w:date="2023-04-05T20:13:00Z"/>
        </w:rPr>
      </w:pPr>
      <w:ins w:id="477" w:author="O'Connor" w:date="2023-03-27T16:51:00Z">
        <w:del w:id="478" w:author="Tyler Frankenberg" w:date="2023-04-05T20:13:00Z">
          <w:r w:rsidRPr="00A758A2" w:rsidDel="00EA6A57">
            <w:delText>Tyler,</w:delText>
          </w:r>
        </w:del>
      </w:ins>
    </w:p>
    <w:p w14:paraId="3B6FC9FB" w14:textId="2412A82E" w:rsidR="00800696" w:rsidRPr="00A758A2" w:rsidDel="00EA6A57" w:rsidRDefault="00800696" w:rsidP="00800696">
      <w:pPr>
        <w:pStyle w:val="NoSpacing"/>
        <w:rPr>
          <w:ins w:id="479" w:author="O'Connor" w:date="2023-03-27T16:51:00Z"/>
          <w:del w:id="480" w:author="Tyler Frankenberg" w:date="2023-04-05T20:13:00Z"/>
        </w:rPr>
      </w:pPr>
    </w:p>
    <w:p w14:paraId="4AA47880" w14:textId="19B36774" w:rsidR="00800696" w:rsidRPr="00A758A2" w:rsidDel="00EA6A57" w:rsidRDefault="00800696" w:rsidP="00800696">
      <w:pPr>
        <w:pStyle w:val="NoSpacing"/>
        <w:rPr>
          <w:ins w:id="481" w:author="O'Connor" w:date="2023-03-27T16:51:00Z"/>
          <w:del w:id="482" w:author="Tyler Frankenberg" w:date="2023-04-05T20:13:00Z"/>
        </w:rPr>
      </w:pPr>
      <w:ins w:id="483" w:author="O'Connor" w:date="2023-03-27T16:51:00Z">
        <w:del w:id="484" w:author="Tyler Frankenberg" w:date="2023-04-05T20:13:00Z">
          <w:r w:rsidRPr="00A758A2" w:rsidDel="00EA6A57">
            <w:delText xml:space="preserve">Your </w:delText>
          </w:r>
          <w:r w:rsidDel="00EA6A57">
            <w:delText xml:space="preserve">new/mid-term </w:delText>
          </w:r>
          <w:r w:rsidRPr="00A758A2" w:rsidDel="00EA6A57">
            <w:delText>draft makes for interesting reading, but I’m concerned that you seemed to have drifted a bit from your proposal topic: economic factors driving county-level migration patterns in the U.S.</w:delText>
          </w:r>
        </w:del>
      </w:ins>
    </w:p>
    <w:p w14:paraId="22AFA9EF" w14:textId="12948C75" w:rsidR="00800696" w:rsidRPr="00A758A2" w:rsidDel="00EA6A57" w:rsidRDefault="00800696" w:rsidP="00800696">
      <w:pPr>
        <w:pStyle w:val="NoSpacing"/>
        <w:rPr>
          <w:ins w:id="485" w:author="O'Connor" w:date="2023-03-27T16:51:00Z"/>
          <w:del w:id="486" w:author="Tyler Frankenberg" w:date="2023-04-05T20:13:00Z"/>
        </w:rPr>
      </w:pPr>
    </w:p>
    <w:p w14:paraId="4816EAB9" w14:textId="39F124F1" w:rsidR="00800696" w:rsidDel="00EA6A57" w:rsidRDefault="00800696" w:rsidP="00800696">
      <w:pPr>
        <w:pStyle w:val="NoSpacing"/>
        <w:rPr>
          <w:ins w:id="487" w:author="O'Connor" w:date="2023-03-27T16:51:00Z"/>
          <w:del w:id="488" w:author="Tyler Frankenberg" w:date="2023-04-05T20:13:00Z"/>
        </w:rPr>
      </w:pPr>
      <w:ins w:id="489" w:author="O'Connor" w:date="2023-03-27T16:51:00Z">
        <w:del w:id="490" w:author="Tyler Frankenberg" w:date="2023-04-05T20:13:00Z">
          <w:r w:rsidRPr="00A758A2" w:rsidDel="00EA6A57">
            <w:delText xml:space="preserve">The key issue with </w:delText>
          </w:r>
          <w:r w:rsidDel="00EA6A57">
            <w:delText xml:space="preserve">choosing to examine </w:delText>
          </w:r>
          <w:r w:rsidRPr="00A758A2" w:rsidDel="00EA6A57">
            <w:delText>the effect of AI on county-level migration patterns (while certainly more timely and topical), is that 1) the impact of AI is its infancy, so it won’t show up in the 2011-2019 data, and 2) unlike other economic factors, AI is not spatially-defined (it transcends geography)</w:delText>
          </w:r>
          <w:r w:rsidDel="00EA6A57">
            <w:delText xml:space="preserve">, 3) there are so many other/confounding factors </w:delText>
          </w:r>
          <w:r w:rsidRPr="00A758A2" w:rsidDel="00EA6A57">
            <w:delText>driving county-level migration patterns in the U.S.</w:delText>
          </w:r>
          <w:r w:rsidDel="00EA6A57">
            <w:delText xml:space="preserve">, and the strongest of them seem to be about employment opportunity, taxes and cost of living.  </w:delText>
          </w:r>
        </w:del>
      </w:ins>
    </w:p>
    <w:p w14:paraId="32379E30" w14:textId="7322F49C" w:rsidR="00800696" w:rsidDel="00EA6A57" w:rsidRDefault="00800696" w:rsidP="00800696">
      <w:pPr>
        <w:pStyle w:val="NoSpacing"/>
        <w:rPr>
          <w:ins w:id="491" w:author="O'Connor" w:date="2023-03-27T16:51:00Z"/>
          <w:del w:id="492" w:author="Tyler Frankenberg" w:date="2023-04-05T20:13:00Z"/>
        </w:rPr>
      </w:pPr>
    </w:p>
    <w:p w14:paraId="1ABC6F42" w14:textId="024DEC17" w:rsidR="00800696" w:rsidRPr="00A758A2" w:rsidDel="00EA6A57" w:rsidRDefault="00800696" w:rsidP="00800696">
      <w:pPr>
        <w:pStyle w:val="NoSpacing"/>
        <w:rPr>
          <w:ins w:id="493" w:author="O'Connor" w:date="2023-03-27T16:51:00Z"/>
          <w:del w:id="494" w:author="Tyler Frankenberg" w:date="2023-04-05T20:13:00Z"/>
        </w:rPr>
      </w:pPr>
      <w:ins w:id="495" w:author="O'Connor" w:date="2023-03-27T16:51:00Z">
        <w:del w:id="496" w:author="Tyler Frankenberg" w:date="2023-04-05T20:13:00Z">
          <w:r w:rsidRPr="00A758A2" w:rsidDel="00EA6A57">
            <w:delText xml:space="preserve">Thus, I’m not sure how one could </w:delText>
          </w:r>
          <w:r w:rsidDel="00EA6A57">
            <w:delText xml:space="preserve">go about to </w:delText>
          </w:r>
          <w:r w:rsidRPr="00A758A2" w:rsidDel="00EA6A57">
            <w:delText xml:space="preserve">validly measure the effect of </w:delText>
          </w:r>
          <w:r w:rsidDel="00EA6A57">
            <w:delText xml:space="preserve">AI on </w:delText>
          </w:r>
          <w:r w:rsidRPr="00A758A2" w:rsidDel="00EA6A57">
            <w:delText xml:space="preserve">disparities </w:delText>
          </w:r>
          <w:r w:rsidDel="00EA6A57">
            <w:delText>i</w:delText>
          </w:r>
          <w:r w:rsidRPr="00A758A2" w:rsidDel="00EA6A57">
            <w:delText>n internal migration between United States counties.</w:delText>
          </w:r>
        </w:del>
      </w:ins>
    </w:p>
    <w:p w14:paraId="4A04E5F5" w14:textId="0266CDD4" w:rsidR="00800696" w:rsidRPr="00A758A2" w:rsidDel="00EA6A57" w:rsidRDefault="00800696" w:rsidP="00800696">
      <w:pPr>
        <w:pStyle w:val="NoSpacing"/>
        <w:rPr>
          <w:ins w:id="497" w:author="O'Connor" w:date="2023-03-27T16:51:00Z"/>
          <w:del w:id="498" w:author="Tyler Frankenberg" w:date="2023-04-05T20:13:00Z"/>
        </w:rPr>
      </w:pPr>
    </w:p>
    <w:p w14:paraId="38F6BD93" w14:textId="60EC3DE0" w:rsidR="00800696" w:rsidDel="00EA6A57" w:rsidRDefault="00800696" w:rsidP="00800696">
      <w:pPr>
        <w:pStyle w:val="NoSpacing"/>
        <w:rPr>
          <w:ins w:id="499" w:author="O'Connor" w:date="2023-03-27T16:51:00Z"/>
          <w:del w:id="500" w:author="Tyler Frankenberg" w:date="2023-04-05T20:13:00Z"/>
        </w:rPr>
      </w:pPr>
      <w:ins w:id="501" w:author="O'Connor" w:date="2023-03-27T16:51:00Z">
        <w:del w:id="502" w:author="Tyler Frankenberg" w:date="2023-04-05T20:13:00Z">
          <w:r w:rsidRPr="00A758A2" w:rsidDel="00EA6A57">
            <w:delText>I’m not saying there’s not a great idea here</w:delText>
          </w:r>
          <w:r w:rsidDel="00EA6A57">
            <w:delText xml:space="preserve"> (</w:delText>
          </w:r>
          <w:r w:rsidRPr="00A758A2" w:rsidDel="00EA6A57">
            <w:delText xml:space="preserve">measuring the relationship of </w:delText>
          </w:r>
          <w:r w:rsidDel="00EA6A57">
            <w:delText xml:space="preserve">socio-economic demographic clusters with </w:delText>
          </w:r>
          <w:r w:rsidRPr="00A758A2" w:rsidDel="00EA6A57">
            <w:delText xml:space="preserve">innovation </w:delText>
          </w:r>
          <w:r w:rsidDel="00EA6A57">
            <w:delText xml:space="preserve">– using </w:delText>
          </w:r>
          <w:r w:rsidRPr="00A758A2" w:rsidDel="00EA6A57">
            <w:delText>U</w:delText>
          </w:r>
          <w:r w:rsidDel="00EA6A57">
            <w:delText>.</w:delText>
          </w:r>
          <w:r w:rsidRPr="00A758A2" w:rsidDel="00EA6A57">
            <w:delText>S</w:delText>
          </w:r>
          <w:r w:rsidDel="00EA6A57">
            <w:delText>.</w:delText>
          </w:r>
          <w:r w:rsidRPr="00A758A2" w:rsidDel="00EA6A57">
            <w:delText xml:space="preserve"> Patent and Trademark Office patent data as a proxy variable), I just </w:delText>
          </w:r>
          <w:r w:rsidDel="00EA6A57">
            <w:delText xml:space="preserve">think you’ll need to make some more changes to the design of your model and study. </w:delText>
          </w:r>
        </w:del>
      </w:ins>
    </w:p>
    <w:p w14:paraId="6CD37482" w14:textId="620E9410" w:rsidR="00800696" w:rsidDel="00EA6A57" w:rsidRDefault="00800696" w:rsidP="00800696">
      <w:pPr>
        <w:pStyle w:val="NoSpacing"/>
        <w:rPr>
          <w:ins w:id="503" w:author="O'Connor" w:date="2023-03-27T16:51:00Z"/>
          <w:del w:id="504" w:author="Tyler Frankenberg" w:date="2023-04-05T20:13:00Z"/>
        </w:rPr>
      </w:pPr>
    </w:p>
    <w:p w14:paraId="0729A3B4" w14:textId="7D490A1B" w:rsidR="00800696" w:rsidRPr="00301591" w:rsidDel="00EA6A57" w:rsidRDefault="00800696" w:rsidP="00800696">
      <w:pPr>
        <w:pStyle w:val="NoSpacing"/>
        <w:rPr>
          <w:ins w:id="505" w:author="O'Connor" w:date="2023-03-27T16:51:00Z"/>
          <w:del w:id="506" w:author="Tyler Frankenberg" w:date="2023-04-05T20:13:00Z"/>
        </w:rPr>
      </w:pPr>
      <w:ins w:id="507" w:author="O'Connor" w:date="2023-03-27T16:51:00Z">
        <w:del w:id="508" w:author="Tyler Frankenberg" w:date="2023-04-05T20:13:00Z">
          <w:r w:rsidRPr="00301591" w:rsidDel="00EA6A57">
            <w:delText>I’ve attached your draft and posted it to the “</w:delText>
          </w:r>
          <w:r w:rsidDel="00EA6A57">
            <w:delText xml:space="preserve">Mid-Term Drafts </w:delText>
          </w:r>
          <w:r w:rsidRPr="00301591" w:rsidDel="00EA6A57">
            <w:delText xml:space="preserve">with Track Changes” folder in the “Feedback on Drafts” section of the course site.  </w:delText>
          </w:r>
        </w:del>
      </w:ins>
    </w:p>
    <w:p w14:paraId="6379E942" w14:textId="7615B14E" w:rsidR="00800696" w:rsidDel="00EA6A57" w:rsidRDefault="00800696" w:rsidP="00800696">
      <w:pPr>
        <w:pStyle w:val="NoSpacing"/>
        <w:rPr>
          <w:ins w:id="509" w:author="O'Connor" w:date="2023-03-27T16:51:00Z"/>
          <w:del w:id="510" w:author="Tyler Frankenberg" w:date="2023-04-05T20:13:00Z"/>
        </w:rPr>
      </w:pPr>
    </w:p>
    <w:p w14:paraId="56F68402" w14:textId="65AC775D" w:rsidR="00800696" w:rsidDel="00EA6A57" w:rsidRDefault="00800696" w:rsidP="00800696">
      <w:pPr>
        <w:pStyle w:val="NoSpacing"/>
        <w:rPr>
          <w:ins w:id="511" w:author="O'Connor" w:date="2023-03-27T16:51:00Z"/>
          <w:del w:id="512" w:author="Tyler Frankenberg" w:date="2023-04-05T20:13:00Z"/>
        </w:rPr>
      </w:pPr>
      <w:ins w:id="513" w:author="O'Connor" w:date="2023-03-27T16:51:00Z">
        <w:del w:id="514" w:author="Tyler Frankenberg" w:date="2023-04-05T20:13:00Z">
          <w:r w:rsidDel="00EA6A57">
            <w:delText>Please let me know if you’d care to discuss.</w:delText>
          </w:r>
        </w:del>
      </w:ins>
    </w:p>
    <w:p w14:paraId="4A33244E" w14:textId="246C0C58" w:rsidR="00800696" w:rsidDel="00EA6A57" w:rsidRDefault="00800696" w:rsidP="00800696">
      <w:pPr>
        <w:pStyle w:val="NoSpacing"/>
        <w:rPr>
          <w:ins w:id="515" w:author="O'Connor" w:date="2023-03-27T16:51:00Z"/>
          <w:del w:id="516" w:author="Tyler Frankenberg" w:date="2023-04-05T20:13:00Z"/>
        </w:rPr>
      </w:pPr>
    </w:p>
    <w:p w14:paraId="2704AD89" w14:textId="1FC2E93D" w:rsidR="00800696" w:rsidDel="00EA6A57" w:rsidRDefault="00800696" w:rsidP="00800696">
      <w:pPr>
        <w:pStyle w:val="NoSpacing"/>
        <w:rPr>
          <w:ins w:id="517" w:author="O'Connor" w:date="2023-03-27T16:51:00Z"/>
          <w:del w:id="518" w:author="Tyler Frankenberg" w:date="2023-04-05T20:13:00Z"/>
        </w:rPr>
      </w:pPr>
      <w:ins w:id="519" w:author="O'Connor" w:date="2023-03-27T16:51:00Z">
        <w:del w:id="520" w:author="Tyler Frankenberg" w:date="2023-04-05T20:13:00Z">
          <w:r w:rsidDel="00EA6A57">
            <w:delText>A</w:delText>
          </w:r>
        </w:del>
      </w:ins>
    </w:p>
    <w:p w14:paraId="687F47B0" w14:textId="77777777" w:rsidR="0080013E" w:rsidRPr="008A021A" w:rsidRDefault="0080013E" w:rsidP="00EA6A57">
      <w:pPr>
        <w:pPrChange w:id="521" w:author="Tyler Frankenberg" w:date="2023-04-05T20:13:00Z">
          <w:pPr>
            <w:pStyle w:val="NoSpacing"/>
          </w:pPr>
        </w:pPrChange>
      </w:pPr>
    </w:p>
    <w:sectPr w:rsidR="0080013E" w:rsidRPr="008A021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O'Connor" w:date="2023-03-27T16:38:00Z" w:initials="O">
    <w:p w14:paraId="0C862E90" w14:textId="622320C0" w:rsidR="003A070C" w:rsidRDefault="003A070C">
      <w:pPr>
        <w:pStyle w:val="CommentText"/>
      </w:pPr>
      <w:r>
        <w:rPr>
          <w:rStyle w:val="CommentReference"/>
        </w:rPr>
        <w:annotationRef/>
      </w:r>
      <w:r>
        <w:t>You don’t need to show this in your mid-term or final drafts</w:t>
      </w:r>
    </w:p>
  </w:comment>
  <w:comment w:id="77" w:author="O'Connor" w:date="2023-03-27T16:14:00Z" w:initials="O">
    <w:p w14:paraId="1FC5F6BB" w14:textId="65E6DBC8" w:rsidR="005D7C30" w:rsidRDefault="005D7C30">
      <w:pPr>
        <w:pStyle w:val="CommentText"/>
      </w:pPr>
      <w:r>
        <w:rPr>
          <w:rStyle w:val="CommentReference"/>
        </w:rPr>
        <w:annotationRef/>
      </w:r>
      <w:r w:rsidR="00D86EE2">
        <w:t>For a mid-term draft, you’re going to need to flesh out your Introduction (beyond one paragraph).</w:t>
      </w:r>
    </w:p>
  </w:comment>
  <w:comment w:id="111" w:author="Tyler Frankenberg" w:date="2023-03-27T12:50:00Z" w:initials="TF">
    <w:p w14:paraId="69CE37E8" w14:textId="77777777" w:rsidR="00256CD2" w:rsidRDefault="00256CD2" w:rsidP="0011690D">
      <w:pPr>
        <w:pStyle w:val="CommentText"/>
      </w:pPr>
      <w:r>
        <w:rPr>
          <w:rStyle w:val="CommentReference"/>
        </w:rPr>
        <w:annotationRef/>
      </w:r>
      <w:r>
        <w:t>Have some further research and work to do on this paragraph</w:t>
      </w:r>
    </w:p>
  </w:comment>
  <w:comment w:id="160" w:author="O'Connor" w:date="2023-03-27T16:26:00Z" w:initials="O">
    <w:p w14:paraId="648A6FE1" w14:textId="2FA20F10" w:rsidR="00D86EE2" w:rsidRDefault="00D86EE2">
      <w:pPr>
        <w:pStyle w:val="CommentText"/>
      </w:pPr>
      <w:r>
        <w:rPr>
          <w:rStyle w:val="CommentReference"/>
        </w:rPr>
        <w:annotationRef/>
      </w:r>
      <w:r>
        <w:t>See General Comments</w:t>
      </w:r>
    </w:p>
  </w:comment>
  <w:comment w:id="339" w:author="Tyler Frankenberg" w:date="2023-03-27T13:43:00Z" w:initials="TF">
    <w:p w14:paraId="69622225" w14:textId="77777777" w:rsidR="000711BE" w:rsidRDefault="000711BE" w:rsidP="00534C12">
      <w:pPr>
        <w:pStyle w:val="CommentText"/>
      </w:pPr>
      <w:r>
        <w:rPr>
          <w:rStyle w:val="CommentReference"/>
        </w:rPr>
        <w:annotationRef/>
      </w:r>
      <w:r>
        <w:t>May need to get county population by age if possible so I can measure as % of working-age population</w:t>
      </w:r>
    </w:p>
  </w:comment>
  <w:comment w:id="398" w:author="Tyler Frankenberg" w:date="2023-03-27T13:57:00Z" w:initials="TF">
    <w:p w14:paraId="2F5554BD" w14:textId="77777777" w:rsidR="00E61765" w:rsidRDefault="00E61765" w:rsidP="008638CB">
      <w:pPr>
        <w:pStyle w:val="CommentText"/>
      </w:pPr>
      <w:r>
        <w:rPr>
          <w:rStyle w:val="CommentReference"/>
        </w:rPr>
        <w:annotationRef/>
      </w:r>
      <w:r>
        <w:t>Not sure that the granularity I have here (aggregate unemployment rate by county) is going to offer much given unemployment may vary for workers at different levels of income and education.  Not sure yet if this variable is important enough to try and work in the additional granularity.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862E90" w15:done="0"/>
  <w15:commentEx w15:paraId="1FC5F6BB" w15:done="1"/>
  <w15:commentEx w15:paraId="69CE37E8" w15:done="0"/>
  <w15:commentEx w15:paraId="648A6FE1" w15:done="1"/>
  <w15:commentEx w15:paraId="69622225" w15:done="0"/>
  <w15:commentEx w15:paraId="2F5554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C0F95" w16cex:dateUtc="2023-03-27T16:50:00Z"/>
  <w16cex:commentExtensible w16cex:durableId="27CC1C10" w16cex:dateUtc="2023-03-27T17:43:00Z"/>
  <w16cex:commentExtensible w16cex:durableId="27CC1F39" w16cex:dateUtc="2023-03-27T17: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862E90" w16cid:durableId="27D851AC"/>
  <w16cid:commentId w16cid:paraId="1FC5F6BB" w16cid:durableId="27D851AD"/>
  <w16cid:commentId w16cid:paraId="69CE37E8" w16cid:durableId="27CC0F95"/>
  <w16cid:commentId w16cid:paraId="648A6FE1" w16cid:durableId="27D851AF"/>
  <w16cid:commentId w16cid:paraId="69622225" w16cid:durableId="27CC1C10"/>
  <w16cid:commentId w16cid:paraId="2F5554BD" w16cid:durableId="27CC1F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266E1"/>
    <w:multiLevelType w:val="hybridMultilevel"/>
    <w:tmpl w:val="7EC4B710"/>
    <w:lvl w:ilvl="0" w:tplc="F0DE1906">
      <w:numFmt w:val="bullet"/>
      <w:lvlText w:val="-"/>
      <w:lvlJc w:val="left"/>
      <w:pPr>
        <w:ind w:left="720" w:hanging="360"/>
      </w:pPr>
      <w:rPr>
        <w:rFonts w:ascii="Cambria" w:eastAsia="Times New Roman"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220CDC"/>
    <w:multiLevelType w:val="hybridMultilevel"/>
    <w:tmpl w:val="0BC4AA36"/>
    <w:lvl w:ilvl="0" w:tplc="0814378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3F55D4"/>
    <w:multiLevelType w:val="hybridMultilevel"/>
    <w:tmpl w:val="EC24A27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55380"/>
    <w:multiLevelType w:val="hybridMultilevel"/>
    <w:tmpl w:val="3B48A9C4"/>
    <w:lvl w:ilvl="0" w:tplc="6DF82202">
      <w:start w:val="1"/>
      <w:numFmt w:val="bullet"/>
      <w:lvlText w:val="•"/>
      <w:lvlJc w:val="left"/>
      <w:pPr>
        <w:tabs>
          <w:tab w:val="num" w:pos="360"/>
        </w:tabs>
        <w:ind w:left="360" w:hanging="360"/>
      </w:pPr>
      <w:rPr>
        <w:rFonts w:ascii="Arial" w:hAnsi="Arial" w:hint="default"/>
      </w:rPr>
    </w:lvl>
    <w:lvl w:ilvl="1" w:tplc="000C2698">
      <w:start w:val="1"/>
      <w:numFmt w:val="bullet"/>
      <w:lvlText w:val="•"/>
      <w:lvlJc w:val="left"/>
      <w:pPr>
        <w:tabs>
          <w:tab w:val="num" w:pos="1080"/>
        </w:tabs>
        <w:ind w:left="1080" w:hanging="360"/>
      </w:pPr>
      <w:rPr>
        <w:rFonts w:ascii="Arial" w:hAnsi="Arial" w:hint="default"/>
      </w:rPr>
    </w:lvl>
    <w:lvl w:ilvl="2" w:tplc="0F74263C" w:tentative="1">
      <w:start w:val="1"/>
      <w:numFmt w:val="bullet"/>
      <w:lvlText w:val="•"/>
      <w:lvlJc w:val="left"/>
      <w:pPr>
        <w:tabs>
          <w:tab w:val="num" w:pos="1800"/>
        </w:tabs>
        <w:ind w:left="1800" w:hanging="360"/>
      </w:pPr>
      <w:rPr>
        <w:rFonts w:ascii="Arial" w:hAnsi="Arial" w:hint="default"/>
      </w:rPr>
    </w:lvl>
    <w:lvl w:ilvl="3" w:tplc="174AD124" w:tentative="1">
      <w:start w:val="1"/>
      <w:numFmt w:val="bullet"/>
      <w:lvlText w:val="•"/>
      <w:lvlJc w:val="left"/>
      <w:pPr>
        <w:tabs>
          <w:tab w:val="num" w:pos="2520"/>
        </w:tabs>
        <w:ind w:left="2520" w:hanging="360"/>
      </w:pPr>
      <w:rPr>
        <w:rFonts w:ascii="Arial" w:hAnsi="Arial" w:hint="default"/>
      </w:rPr>
    </w:lvl>
    <w:lvl w:ilvl="4" w:tplc="F214B194" w:tentative="1">
      <w:start w:val="1"/>
      <w:numFmt w:val="bullet"/>
      <w:lvlText w:val="•"/>
      <w:lvlJc w:val="left"/>
      <w:pPr>
        <w:tabs>
          <w:tab w:val="num" w:pos="3240"/>
        </w:tabs>
        <w:ind w:left="3240" w:hanging="360"/>
      </w:pPr>
      <w:rPr>
        <w:rFonts w:ascii="Arial" w:hAnsi="Arial" w:hint="default"/>
      </w:rPr>
    </w:lvl>
    <w:lvl w:ilvl="5" w:tplc="1E420B96" w:tentative="1">
      <w:start w:val="1"/>
      <w:numFmt w:val="bullet"/>
      <w:lvlText w:val="•"/>
      <w:lvlJc w:val="left"/>
      <w:pPr>
        <w:tabs>
          <w:tab w:val="num" w:pos="3960"/>
        </w:tabs>
        <w:ind w:left="3960" w:hanging="360"/>
      </w:pPr>
      <w:rPr>
        <w:rFonts w:ascii="Arial" w:hAnsi="Arial" w:hint="default"/>
      </w:rPr>
    </w:lvl>
    <w:lvl w:ilvl="6" w:tplc="D374B562" w:tentative="1">
      <w:start w:val="1"/>
      <w:numFmt w:val="bullet"/>
      <w:lvlText w:val="•"/>
      <w:lvlJc w:val="left"/>
      <w:pPr>
        <w:tabs>
          <w:tab w:val="num" w:pos="4680"/>
        </w:tabs>
        <w:ind w:left="4680" w:hanging="360"/>
      </w:pPr>
      <w:rPr>
        <w:rFonts w:ascii="Arial" w:hAnsi="Arial" w:hint="default"/>
      </w:rPr>
    </w:lvl>
    <w:lvl w:ilvl="7" w:tplc="EAB83AB0" w:tentative="1">
      <w:start w:val="1"/>
      <w:numFmt w:val="bullet"/>
      <w:lvlText w:val="•"/>
      <w:lvlJc w:val="left"/>
      <w:pPr>
        <w:tabs>
          <w:tab w:val="num" w:pos="5400"/>
        </w:tabs>
        <w:ind w:left="5400" w:hanging="360"/>
      </w:pPr>
      <w:rPr>
        <w:rFonts w:ascii="Arial" w:hAnsi="Arial" w:hint="default"/>
      </w:rPr>
    </w:lvl>
    <w:lvl w:ilvl="8" w:tplc="D4D4645E"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6CC05136"/>
    <w:multiLevelType w:val="hybridMultilevel"/>
    <w:tmpl w:val="EC121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64658E"/>
    <w:multiLevelType w:val="hybridMultilevel"/>
    <w:tmpl w:val="4A228E42"/>
    <w:lvl w:ilvl="0" w:tplc="B650B6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AF7AB2"/>
    <w:multiLevelType w:val="hybridMultilevel"/>
    <w:tmpl w:val="F2DEAE3C"/>
    <w:lvl w:ilvl="0" w:tplc="846807E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6D00F9"/>
    <w:multiLevelType w:val="hybridMultilevel"/>
    <w:tmpl w:val="AABC6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15715">
    <w:abstractNumId w:val="7"/>
  </w:num>
  <w:num w:numId="2" w16cid:durableId="1273053910">
    <w:abstractNumId w:val="2"/>
  </w:num>
  <w:num w:numId="3" w16cid:durableId="1789087771">
    <w:abstractNumId w:val="5"/>
  </w:num>
  <w:num w:numId="4" w16cid:durableId="651913770">
    <w:abstractNumId w:val="4"/>
  </w:num>
  <w:num w:numId="5" w16cid:durableId="511920617">
    <w:abstractNumId w:val="1"/>
  </w:num>
  <w:num w:numId="6" w16cid:durableId="1224678903">
    <w:abstractNumId w:val="3"/>
  </w:num>
  <w:num w:numId="7" w16cid:durableId="715665293">
    <w:abstractNumId w:val="6"/>
  </w:num>
  <w:num w:numId="8" w16cid:durableId="6608898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ler Frankenberg">
    <w15:presenceInfo w15:providerId="Windows Live" w15:userId="987ccf73754a9c98"/>
  </w15:person>
  <w15:person w15:author="O'Connor">
    <w15:presenceInfo w15:providerId="None" w15:userId="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3E4B"/>
    <w:rsid w:val="00005AF9"/>
    <w:rsid w:val="00007FB4"/>
    <w:rsid w:val="00010601"/>
    <w:rsid w:val="0002207D"/>
    <w:rsid w:val="0002304D"/>
    <w:rsid w:val="00026763"/>
    <w:rsid w:val="000273E1"/>
    <w:rsid w:val="000309EA"/>
    <w:rsid w:val="000323C8"/>
    <w:rsid w:val="00033BE2"/>
    <w:rsid w:val="00044FCE"/>
    <w:rsid w:val="0004613C"/>
    <w:rsid w:val="000515B5"/>
    <w:rsid w:val="000529C2"/>
    <w:rsid w:val="00052CE9"/>
    <w:rsid w:val="00060402"/>
    <w:rsid w:val="000711BE"/>
    <w:rsid w:val="000751F1"/>
    <w:rsid w:val="0008253B"/>
    <w:rsid w:val="000878C5"/>
    <w:rsid w:val="000943DB"/>
    <w:rsid w:val="00097E94"/>
    <w:rsid w:val="000A0708"/>
    <w:rsid w:val="000A2BDD"/>
    <w:rsid w:val="000A6F1A"/>
    <w:rsid w:val="000A76FF"/>
    <w:rsid w:val="000B2495"/>
    <w:rsid w:val="000B74D5"/>
    <w:rsid w:val="000C3205"/>
    <w:rsid w:val="000C35A6"/>
    <w:rsid w:val="000C69B8"/>
    <w:rsid w:val="000E7F18"/>
    <w:rsid w:val="000F0BD6"/>
    <w:rsid w:val="001037E7"/>
    <w:rsid w:val="0011538A"/>
    <w:rsid w:val="00126F29"/>
    <w:rsid w:val="00132B9D"/>
    <w:rsid w:val="00135084"/>
    <w:rsid w:val="00136E5F"/>
    <w:rsid w:val="00136FE6"/>
    <w:rsid w:val="0014017A"/>
    <w:rsid w:val="00141E3D"/>
    <w:rsid w:val="001432E9"/>
    <w:rsid w:val="0014678A"/>
    <w:rsid w:val="00147361"/>
    <w:rsid w:val="00151D98"/>
    <w:rsid w:val="001541ED"/>
    <w:rsid w:val="001714F9"/>
    <w:rsid w:val="00171741"/>
    <w:rsid w:val="00172992"/>
    <w:rsid w:val="00173C4A"/>
    <w:rsid w:val="00180611"/>
    <w:rsid w:val="00183E1F"/>
    <w:rsid w:val="00187F9F"/>
    <w:rsid w:val="001906FA"/>
    <w:rsid w:val="001A0011"/>
    <w:rsid w:val="001A17D5"/>
    <w:rsid w:val="001A4971"/>
    <w:rsid w:val="001A56D9"/>
    <w:rsid w:val="001A74AB"/>
    <w:rsid w:val="001C0A5E"/>
    <w:rsid w:val="001C31D9"/>
    <w:rsid w:val="001C3C9E"/>
    <w:rsid w:val="001C5BD3"/>
    <w:rsid w:val="001C6127"/>
    <w:rsid w:val="001C78C0"/>
    <w:rsid w:val="001D5C2A"/>
    <w:rsid w:val="001D608E"/>
    <w:rsid w:val="001E1010"/>
    <w:rsid w:val="001E1225"/>
    <w:rsid w:val="001E25EF"/>
    <w:rsid w:val="001E527C"/>
    <w:rsid w:val="001F2CE5"/>
    <w:rsid w:val="001F48DA"/>
    <w:rsid w:val="001F60AD"/>
    <w:rsid w:val="00205A4D"/>
    <w:rsid w:val="00205BD4"/>
    <w:rsid w:val="00207AC0"/>
    <w:rsid w:val="00213371"/>
    <w:rsid w:val="00213E41"/>
    <w:rsid w:val="00215770"/>
    <w:rsid w:val="00222474"/>
    <w:rsid w:val="00224735"/>
    <w:rsid w:val="00237601"/>
    <w:rsid w:val="002431E0"/>
    <w:rsid w:val="00243715"/>
    <w:rsid w:val="00251BE2"/>
    <w:rsid w:val="00254D60"/>
    <w:rsid w:val="00256CD2"/>
    <w:rsid w:val="002571E8"/>
    <w:rsid w:val="00266C6A"/>
    <w:rsid w:val="00266FD4"/>
    <w:rsid w:val="00270FDF"/>
    <w:rsid w:val="00271558"/>
    <w:rsid w:val="0027337A"/>
    <w:rsid w:val="0027426E"/>
    <w:rsid w:val="00281AC3"/>
    <w:rsid w:val="00282242"/>
    <w:rsid w:val="00295176"/>
    <w:rsid w:val="002953E4"/>
    <w:rsid w:val="00297CDC"/>
    <w:rsid w:val="002A1D67"/>
    <w:rsid w:val="002A35AB"/>
    <w:rsid w:val="002A46D9"/>
    <w:rsid w:val="002B2AC9"/>
    <w:rsid w:val="002B7FD8"/>
    <w:rsid w:val="002C1554"/>
    <w:rsid w:val="002C33AE"/>
    <w:rsid w:val="002D5D16"/>
    <w:rsid w:val="002D7002"/>
    <w:rsid w:val="002D7D82"/>
    <w:rsid w:val="002E00C1"/>
    <w:rsid w:val="002E0466"/>
    <w:rsid w:val="002E63E8"/>
    <w:rsid w:val="002F14B4"/>
    <w:rsid w:val="002F2130"/>
    <w:rsid w:val="002F68D0"/>
    <w:rsid w:val="002F7854"/>
    <w:rsid w:val="00302E23"/>
    <w:rsid w:val="00304CA6"/>
    <w:rsid w:val="003162ED"/>
    <w:rsid w:val="003315FF"/>
    <w:rsid w:val="00331D05"/>
    <w:rsid w:val="003526DE"/>
    <w:rsid w:val="00353B18"/>
    <w:rsid w:val="00354694"/>
    <w:rsid w:val="00354D60"/>
    <w:rsid w:val="00355211"/>
    <w:rsid w:val="003610B0"/>
    <w:rsid w:val="003628CA"/>
    <w:rsid w:val="0036689D"/>
    <w:rsid w:val="00367F6E"/>
    <w:rsid w:val="00371219"/>
    <w:rsid w:val="003739E9"/>
    <w:rsid w:val="00376E78"/>
    <w:rsid w:val="003811AA"/>
    <w:rsid w:val="00381273"/>
    <w:rsid w:val="00386E23"/>
    <w:rsid w:val="0039286B"/>
    <w:rsid w:val="003928D7"/>
    <w:rsid w:val="003A06A7"/>
    <w:rsid w:val="003A070C"/>
    <w:rsid w:val="003A6021"/>
    <w:rsid w:val="003B06DF"/>
    <w:rsid w:val="003B072D"/>
    <w:rsid w:val="003C228F"/>
    <w:rsid w:val="003C2BCC"/>
    <w:rsid w:val="003C6B6C"/>
    <w:rsid w:val="003D3F3A"/>
    <w:rsid w:val="003E1B19"/>
    <w:rsid w:val="003E204C"/>
    <w:rsid w:val="003E3F5B"/>
    <w:rsid w:val="003E4122"/>
    <w:rsid w:val="003E742B"/>
    <w:rsid w:val="003E79B4"/>
    <w:rsid w:val="003F0C9D"/>
    <w:rsid w:val="003F1EBD"/>
    <w:rsid w:val="00407949"/>
    <w:rsid w:val="00416498"/>
    <w:rsid w:val="0042298F"/>
    <w:rsid w:val="004254AF"/>
    <w:rsid w:val="004320ED"/>
    <w:rsid w:val="00433204"/>
    <w:rsid w:val="004378A0"/>
    <w:rsid w:val="0044539C"/>
    <w:rsid w:val="004549A7"/>
    <w:rsid w:val="0045574A"/>
    <w:rsid w:val="004572BA"/>
    <w:rsid w:val="004578D4"/>
    <w:rsid w:val="004607BF"/>
    <w:rsid w:val="0046123C"/>
    <w:rsid w:val="00464341"/>
    <w:rsid w:val="0046716E"/>
    <w:rsid w:val="0047037B"/>
    <w:rsid w:val="0047699C"/>
    <w:rsid w:val="00477020"/>
    <w:rsid w:val="00482B1B"/>
    <w:rsid w:val="004839C5"/>
    <w:rsid w:val="004842A4"/>
    <w:rsid w:val="004979CB"/>
    <w:rsid w:val="004A5CEC"/>
    <w:rsid w:val="004B255D"/>
    <w:rsid w:val="004B5D7C"/>
    <w:rsid w:val="004B7056"/>
    <w:rsid w:val="004C15F3"/>
    <w:rsid w:val="004C22E3"/>
    <w:rsid w:val="004C39BB"/>
    <w:rsid w:val="004C69CC"/>
    <w:rsid w:val="004D1FC2"/>
    <w:rsid w:val="004D339A"/>
    <w:rsid w:val="004D7136"/>
    <w:rsid w:val="004E08CE"/>
    <w:rsid w:val="004F58B4"/>
    <w:rsid w:val="005000A7"/>
    <w:rsid w:val="00501B69"/>
    <w:rsid w:val="005056AF"/>
    <w:rsid w:val="00506818"/>
    <w:rsid w:val="00510637"/>
    <w:rsid w:val="00514038"/>
    <w:rsid w:val="0051572A"/>
    <w:rsid w:val="00521155"/>
    <w:rsid w:val="0052553C"/>
    <w:rsid w:val="00525C8C"/>
    <w:rsid w:val="00530690"/>
    <w:rsid w:val="005317AF"/>
    <w:rsid w:val="005319B3"/>
    <w:rsid w:val="00533157"/>
    <w:rsid w:val="00534347"/>
    <w:rsid w:val="00535ECB"/>
    <w:rsid w:val="00537A52"/>
    <w:rsid w:val="00537AB5"/>
    <w:rsid w:val="00541902"/>
    <w:rsid w:val="00544636"/>
    <w:rsid w:val="00545B5E"/>
    <w:rsid w:val="00546238"/>
    <w:rsid w:val="00547869"/>
    <w:rsid w:val="00551B21"/>
    <w:rsid w:val="005533CE"/>
    <w:rsid w:val="00553AFD"/>
    <w:rsid w:val="0055427D"/>
    <w:rsid w:val="00561F47"/>
    <w:rsid w:val="0057087B"/>
    <w:rsid w:val="00570D9F"/>
    <w:rsid w:val="00580244"/>
    <w:rsid w:val="005810C9"/>
    <w:rsid w:val="00593035"/>
    <w:rsid w:val="00593B9A"/>
    <w:rsid w:val="00593E4B"/>
    <w:rsid w:val="00597476"/>
    <w:rsid w:val="005A1309"/>
    <w:rsid w:val="005A2D60"/>
    <w:rsid w:val="005A7CA6"/>
    <w:rsid w:val="005B0199"/>
    <w:rsid w:val="005B0967"/>
    <w:rsid w:val="005B0DF8"/>
    <w:rsid w:val="005B44A9"/>
    <w:rsid w:val="005B76DC"/>
    <w:rsid w:val="005C1066"/>
    <w:rsid w:val="005C7875"/>
    <w:rsid w:val="005D1BE9"/>
    <w:rsid w:val="005D34A3"/>
    <w:rsid w:val="005D7C30"/>
    <w:rsid w:val="005E4E90"/>
    <w:rsid w:val="005F0519"/>
    <w:rsid w:val="005F20CE"/>
    <w:rsid w:val="005F467C"/>
    <w:rsid w:val="006022AF"/>
    <w:rsid w:val="00612FD0"/>
    <w:rsid w:val="00620FC1"/>
    <w:rsid w:val="00624147"/>
    <w:rsid w:val="00627259"/>
    <w:rsid w:val="00635348"/>
    <w:rsid w:val="006417E7"/>
    <w:rsid w:val="00644058"/>
    <w:rsid w:val="00646C59"/>
    <w:rsid w:val="00650424"/>
    <w:rsid w:val="006516FA"/>
    <w:rsid w:val="00651B85"/>
    <w:rsid w:val="00654FF0"/>
    <w:rsid w:val="00655956"/>
    <w:rsid w:val="00655BB0"/>
    <w:rsid w:val="00657999"/>
    <w:rsid w:val="0066159A"/>
    <w:rsid w:val="0066202F"/>
    <w:rsid w:val="00663529"/>
    <w:rsid w:val="00667379"/>
    <w:rsid w:val="00671C14"/>
    <w:rsid w:val="00684364"/>
    <w:rsid w:val="00685C89"/>
    <w:rsid w:val="00687649"/>
    <w:rsid w:val="00691F6A"/>
    <w:rsid w:val="00693197"/>
    <w:rsid w:val="00693A0D"/>
    <w:rsid w:val="00694E24"/>
    <w:rsid w:val="006A3385"/>
    <w:rsid w:val="006A7944"/>
    <w:rsid w:val="006B15F7"/>
    <w:rsid w:val="006C0157"/>
    <w:rsid w:val="006C5479"/>
    <w:rsid w:val="006C7489"/>
    <w:rsid w:val="006D1856"/>
    <w:rsid w:val="006D6945"/>
    <w:rsid w:val="006D7EA9"/>
    <w:rsid w:val="006E1080"/>
    <w:rsid w:val="006E5EB2"/>
    <w:rsid w:val="006F4EAA"/>
    <w:rsid w:val="0070676E"/>
    <w:rsid w:val="00711DD4"/>
    <w:rsid w:val="0071398E"/>
    <w:rsid w:val="00714114"/>
    <w:rsid w:val="00714D2C"/>
    <w:rsid w:val="007247C8"/>
    <w:rsid w:val="0072729D"/>
    <w:rsid w:val="0073076F"/>
    <w:rsid w:val="00731E20"/>
    <w:rsid w:val="007355DC"/>
    <w:rsid w:val="00737F57"/>
    <w:rsid w:val="007438A5"/>
    <w:rsid w:val="00745FD9"/>
    <w:rsid w:val="00750076"/>
    <w:rsid w:val="00750A8F"/>
    <w:rsid w:val="007565C0"/>
    <w:rsid w:val="0076489A"/>
    <w:rsid w:val="0076571C"/>
    <w:rsid w:val="00766C55"/>
    <w:rsid w:val="00775A18"/>
    <w:rsid w:val="00782237"/>
    <w:rsid w:val="00782490"/>
    <w:rsid w:val="00791D6D"/>
    <w:rsid w:val="0079639D"/>
    <w:rsid w:val="00796708"/>
    <w:rsid w:val="00797EE3"/>
    <w:rsid w:val="007A424B"/>
    <w:rsid w:val="007A5609"/>
    <w:rsid w:val="007B2B43"/>
    <w:rsid w:val="007B6694"/>
    <w:rsid w:val="007C1695"/>
    <w:rsid w:val="007C1699"/>
    <w:rsid w:val="007C2B36"/>
    <w:rsid w:val="007C32CE"/>
    <w:rsid w:val="007C6994"/>
    <w:rsid w:val="007D1FF2"/>
    <w:rsid w:val="007D630B"/>
    <w:rsid w:val="007D7753"/>
    <w:rsid w:val="007E2766"/>
    <w:rsid w:val="007E349C"/>
    <w:rsid w:val="007E417B"/>
    <w:rsid w:val="0080013E"/>
    <w:rsid w:val="00800696"/>
    <w:rsid w:val="00805264"/>
    <w:rsid w:val="0080679F"/>
    <w:rsid w:val="00810755"/>
    <w:rsid w:val="0081368B"/>
    <w:rsid w:val="00813AD1"/>
    <w:rsid w:val="008159F2"/>
    <w:rsid w:val="00817490"/>
    <w:rsid w:val="00817781"/>
    <w:rsid w:val="008224D6"/>
    <w:rsid w:val="00836023"/>
    <w:rsid w:val="008374DE"/>
    <w:rsid w:val="0083760A"/>
    <w:rsid w:val="00846D4C"/>
    <w:rsid w:val="00853821"/>
    <w:rsid w:val="00854578"/>
    <w:rsid w:val="00855A38"/>
    <w:rsid w:val="008651AC"/>
    <w:rsid w:val="00865FA1"/>
    <w:rsid w:val="00871129"/>
    <w:rsid w:val="00871766"/>
    <w:rsid w:val="008727A0"/>
    <w:rsid w:val="00892CFD"/>
    <w:rsid w:val="00893CA6"/>
    <w:rsid w:val="008A021A"/>
    <w:rsid w:val="008A06E0"/>
    <w:rsid w:val="008A1CF2"/>
    <w:rsid w:val="008A1E51"/>
    <w:rsid w:val="008A6EF7"/>
    <w:rsid w:val="008B3A33"/>
    <w:rsid w:val="008B77D7"/>
    <w:rsid w:val="008C38FA"/>
    <w:rsid w:val="008D2FCE"/>
    <w:rsid w:val="008D6B98"/>
    <w:rsid w:val="008E19B2"/>
    <w:rsid w:val="008E6B7C"/>
    <w:rsid w:val="008E6E43"/>
    <w:rsid w:val="008F5922"/>
    <w:rsid w:val="009004BB"/>
    <w:rsid w:val="00900663"/>
    <w:rsid w:val="00904237"/>
    <w:rsid w:val="0091294D"/>
    <w:rsid w:val="00917189"/>
    <w:rsid w:val="0092572E"/>
    <w:rsid w:val="00931AD3"/>
    <w:rsid w:val="00935C55"/>
    <w:rsid w:val="009378A8"/>
    <w:rsid w:val="00943D44"/>
    <w:rsid w:val="009476D1"/>
    <w:rsid w:val="00954B66"/>
    <w:rsid w:val="00954E88"/>
    <w:rsid w:val="00955C7F"/>
    <w:rsid w:val="00965AC6"/>
    <w:rsid w:val="00966298"/>
    <w:rsid w:val="00967227"/>
    <w:rsid w:val="00971489"/>
    <w:rsid w:val="00973697"/>
    <w:rsid w:val="00986165"/>
    <w:rsid w:val="00992484"/>
    <w:rsid w:val="00992E4C"/>
    <w:rsid w:val="009945DC"/>
    <w:rsid w:val="009A4601"/>
    <w:rsid w:val="009A465B"/>
    <w:rsid w:val="009A51FA"/>
    <w:rsid w:val="009A5511"/>
    <w:rsid w:val="009A5874"/>
    <w:rsid w:val="009B0D5E"/>
    <w:rsid w:val="009B3CB6"/>
    <w:rsid w:val="009B6808"/>
    <w:rsid w:val="009C01EB"/>
    <w:rsid w:val="009C05A6"/>
    <w:rsid w:val="009C7AC5"/>
    <w:rsid w:val="009D6821"/>
    <w:rsid w:val="009E16ED"/>
    <w:rsid w:val="009E1B81"/>
    <w:rsid w:val="009E4F94"/>
    <w:rsid w:val="009E515C"/>
    <w:rsid w:val="009E528F"/>
    <w:rsid w:val="009E6219"/>
    <w:rsid w:val="009E6425"/>
    <w:rsid w:val="009F1F9D"/>
    <w:rsid w:val="00A02D4B"/>
    <w:rsid w:val="00A03EB0"/>
    <w:rsid w:val="00A0456B"/>
    <w:rsid w:val="00A109C4"/>
    <w:rsid w:val="00A12281"/>
    <w:rsid w:val="00A1495C"/>
    <w:rsid w:val="00A265FA"/>
    <w:rsid w:val="00A318DC"/>
    <w:rsid w:val="00A33F4C"/>
    <w:rsid w:val="00A35A57"/>
    <w:rsid w:val="00A51F6D"/>
    <w:rsid w:val="00A535CA"/>
    <w:rsid w:val="00A54838"/>
    <w:rsid w:val="00A641AC"/>
    <w:rsid w:val="00A718F3"/>
    <w:rsid w:val="00A722DF"/>
    <w:rsid w:val="00A72564"/>
    <w:rsid w:val="00A80A37"/>
    <w:rsid w:val="00A873D9"/>
    <w:rsid w:val="00A93CB9"/>
    <w:rsid w:val="00A94045"/>
    <w:rsid w:val="00A97F3B"/>
    <w:rsid w:val="00AA0AE0"/>
    <w:rsid w:val="00AA0F33"/>
    <w:rsid w:val="00AA41E4"/>
    <w:rsid w:val="00AA575C"/>
    <w:rsid w:val="00AC4C3C"/>
    <w:rsid w:val="00AC5023"/>
    <w:rsid w:val="00AC53B7"/>
    <w:rsid w:val="00AC5536"/>
    <w:rsid w:val="00AD0FC4"/>
    <w:rsid w:val="00AD15D5"/>
    <w:rsid w:val="00AD1F37"/>
    <w:rsid w:val="00AD3512"/>
    <w:rsid w:val="00AD4571"/>
    <w:rsid w:val="00AD47AD"/>
    <w:rsid w:val="00AD7AD5"/>
    <w:rsid w:val="00AE0CBE"/>
    <w:rsid w:val="00AE735A"/>
    <w:rsid w:val="00AE77C7"/>
    <w:rsid w:val="00AF164B"/>
    <w:rsid w:val="00AF1A45"/>
    <w:rsid w:val="00B043B6"/>
    <w:rsid w:val="00B06BA0"/>
    <w:rsid w:val="00B10CB4"/>
    <w:rsid w:val="00B162BA"/>
    <w:rsid w:val="00B2239D"/>
    <w:rsid w:val="00B23D64"/>
    <w:rsid w:val="00B31200"/>
    <w:rsid w:val="00B357BB"/>
    <w:rsid w:val="00B358CC"/>
    <w:rsid w:val="00B40455"/>
    <w:rsid w:val="00B41CA9"/>
    <w:rsid w:val="00B435D5"/>
    <w:rsid w:val="00B45705"/>
    <w:rsid w:val="00B628DC"/>
    <w:rsid w:val="00B679F2"/>
    <w:rsid w:val="00B71AB0"/>
    <w:rsid w:val="00B776F8"/>
    <w:rsid w:val="00B81731"/>
    <w:rsid w:val="00B82632"/>
    <w:rsid w:val="00B837D5"/>
    <w:rsid w:val="00B858AF"/>
    <w:rsid w:val="00B9224E"/>
    <w:rsid w:val="00B92C91"/>
    <w:rsid w:val="00B95733"/>
    <w:rsid w:val="00BA2DB2"/>
    <w:rsid w:val="00BA41D4"/>
    <w:rsid w:val="00BA5F81"/>
    <w:rsid w:val="00BB0FB0"/>
    <w:rsid w:val="00BB700D"/>
    <w:rsid w:val="00BB739A"/>
    <w:rsid w:val="00BC7272"/>
    <w:rsid w:val="00BD0722"/>
    <w:rsid w:val="00BD6EEA"/>
    <w:rsid w:val="00BD7EC7"/>
    <w:rsid w:val="00BE0940"/>
    <w:rsid w:val="00BE0D49"/>
    <w:rsid w:val="00BE4622"/>
    <w:rsid w:val="00BE6841"/>
    <w:rsid w:val="00BF04D1"/>
    <w:rsid w:val="00BF1A2A"/>
    <w:rsid w:val="00BF5122"/>
    <w:rsid w:val="00C07AD0"/>
    <w:rsid w:val="00C11AC3"/>
    <w:rsid w:val="00C13391"/>
    <w:rsid w:val="00C15CD3"/>
    <w:rsid w:val="00C216C8"/>
    <w:rsid w:val="00C234F5"/>
    <w:rsid w:val="00C24A57"/>
    <w:rsid w:val="00C26433"/>
    <w:rsid w:val="00C30C28"/>
    <w:rsid w:val="00C31150"/>
    <w:rsid w:val="00C47E20"/>
    <w:rsid w:val="00C47F47"/>
    <w:rsid w:val="00C51C1D"/>
    <w:rsid w:val="00C54085"/>
    <w:rsid w:val="00C6161C"/>
    <w:rsid w:val="00C63885"/>
    <w:rsid w:val="00C663EA"/>
    <w:rsid w:val="00C67775"/>
    <w:rsid w:val="00C70732"/>
    <w:rsid w:val="00C72E0A"/>
    <w:rsid w:val="00C73CFF"/>
    <w:rsid w:val="00C778FC"/>
    <w:rsid w:val="00C81D69"/>
    <w:rsid w:val="00C86BA4"/>
    <w:rsid w:val="00C87B15"/>
    <w:rsid w:val="00C92107"/>
    <w:rsid w:val="00C93A2C"/>
    <w:rsid w:val="00C96768"/>
    <w:rsid w:val="00C9721F"/>
    <w:rsid w:val="00C979FF"/>
    <w:rsid w:val="00CA120B"/>
    <w:rsid w:val="00CA2129"/>
    <w:rsid w:val="00CA2208"/>
    <w:rsid w:val="00CB6322"/>
    <w:rsid w:val="00CC1722"/>
    <w:rsid w:val="00CD17F7"/>
    <w:rsid w:val="00CD1BEB"/>
    <w:rsid w:val="00CD5080"/>
    <w:rsid w:val="00CE031E"/>
    <w:rsid w:val="00CE551B"/>
    <w:rsid w:val="00CF05D9"/>
    <w:rsid w:val="00CF2355"/>
    <w:rsid w:val="00CF4C1A"/>
    <w:rsid w:val="00CF639E"/>
    <w:rsid w:val="00D038E0"/>
    <w:rsid w:val="00D05A56"/>
    <w:rsid w:val="00D107DD"/>
    <w:rsid w:val="00D11BEA"/>
    <w:rsid w:val="00D23FA9"/>
    <w:rsid w:val="00D279A4"/>
    <w:rsid w:val="00D33CA5"/>
    <w:rsid w:val="00D36B7D"/>
    <w:rsid w:val="00D5235B"/>
    <w:rsid w:val="00D638F7"/>
    <w:rsid w:val="00D677B4"/>
    <w:rsid w:val="00D71852"/>
    <w:rsid w:val="00D72957"/>
    <w:rsid w:val="00D74587"/>
    <w:rsid w:val="00D74926"/>
    <w:rsid w:val="00D751E1"/>
    <w:rsid w:val="00D753D7"/>
    <w:rsid w:val="00D759FC"/>
    <w:rsid w:val="00D76DA9"/>
    <w:rsid w:val="00D80068"/>
    <w:rsid w:val="00D819F7"/>
    <w:rsid w:val="00D81ED6"/>
    <w:rsid w:val="00D85F6A"/>
    <w:rsid w:val="00D86693"/>
    <w:rsid w:val="00D86EE2"/>
    <w:rsid w:val="00D91AA0"/>
    <w:rsid w:val="00D920A1"/>
    <w:rsid w:val="00D92393"/>
    <w:rsid w:val="00D93A47"/>
    <w:rsid w:val="00D95E6B"/>
    <w:rsid w:val="00DA60FC"/>
    <w:rsid w:val="00DA78E1"/>
    <w:rsid w:val="00DB66D9"/>
    <w:rsid w:val="00DC65A4"/>
    <w:rsid w:val="00DD2584"/>
    <w:rsid w:val="00DD2BBE"/>
    <w:rsid w:val="00DD2EF6"/>
    <w:rsid w:val="00DD4793"/>
    <w:rsid w:val="00DE0CF9"/>
    <w:rsid w:val="00DE2514"/>
    <w:rsid w:val="00DE4939"/>
    <w:rsid w:val="00DE6B35"/>
    <w:rsid w:val="00DF02A8"/>
    <w:rsid w:val="00DF3B26"/>
    <w:rsid w:val="00DF3C1D"/>
    <w:rsid w:val="00DF7A04"/>
    <w:rsid w:val="00E12900"/>
    <w:rsid w:val="00E16BCA"/>
    <w:rsid w:val="00E31EAD"/>
    <w:rsid w:val="00E3230F"/>
    <w:rsid w:val="00E325F1"/>
    <w:rsid w:val="00E3687F"/>
    <w:rsid w:val="00E377B3"/>
    <w:rsid w:val="00E43ACC"/>
    <w:rsid w:val="00E43BC7"/>
    <w:rsid w:val="00E449D5"/>
    <w:rsid w:val="00E51102"/>
    <w:rsid w:val="00E5387D"/>
    <w:rsid w:val="00E546DE"/>
    <w:rsid w:val="00E57F96"/>
    <w:rsid w:val="00E61765"/>
    <w:rsid w:val="00E61B81"/>
    <w:rsid w:val="00E621D3"/>
    <w:rsid w:val="00E64448"/>
    <w:rsid w:val="00E71A04"/>
    <w:rsid w:val="00E73630"/>
    <w:rsid w:val="00E7755B"/>
    <w:rsid w:val="00E814F2"/>
    <w:rsid w:val="00E87F16"/>
    <w:rsid w:val="00E938A2"/>
    <w:rsid w:val="00EA44FC"/>
    <w:rsid w:val="00EA4A5C"/>
    <w:rsid w:val="00EA54A5"/>
    <w:rsid w:val="00EA6A57"/>
    <w:rsid w:val="00EA6C9D"/>
    <w:rsid w:val="00EA794E"/>
    <w:rsid w:val="00EB1C04"/>
    <w:rsid w:val="00EB37F5"/>
    <w:rsid w:val="00EB5E86"/>
    <w:rsid w:val="00EB77F5"/>
    <w:rsid w:val="00EC57D9"/>
    <w:rsid w:val="00EC78F3"/>
    <w:rsid w:val="00ED3E74"/>
    <w:rsid w:val="00ED436B"/>
    <w:rsid w:val="00ED7917"/>
    <w:rsid w:val="00ED798F"/>
    <w:rsid w:val="00EE241D"/>
    <w:rsid w:val="00EE3C86"/>
    <w:rsid w:val="00EE4FA6"/>
    <w:rsid w:val="00EE6071"/>
    <w:rsid w:val="00EF69E3"/>
    <w:rsid w:val="00F03C1A"/>
    <w:rsid w:val="00F07A64"/>
    <w:rsid w:val="00F17781"/>
    <w:rsid w:val="00F253CC"/>
    <w:rsid w:val="00F26606"/>
    <w:rsid w:val="00F30860"/>
    <w:rsid w:val="00F31DE5"/>
    <w:rsid w:val="00F32816"/>
    <w:rsid w:val="00F41C95"/>
    <w:rsid w:val="00F448D6"/>
    <w:rsid w:val="00F454AB"/>
    <w:rsid w:val="00F45557"/>
    <w:rsid w:val="00F514E4"/>
    <w:rsid w:val="00F6296D"/>
    <w:rsid w:val="00F63EA1"/>
    <w:rsid w:val="00F67AAE"/>
    <w:rsid w:val="00F718A3"/>
    <w:rsid w:val="00F725FF"/>
    <w:rsid w:val="00F72910"/>
    <w:rsid w:val="00F75FC2"/>
    <w:rsid w:val="00F76710"/>
    <w:rsid w:val="00F82C9E"/>
    <w:rsid w:val="00F87C7B"/>
    <w:rsid w:val="00F9286F"/>
    <w:rsid w:val="00F960DC"/>
    <w:rsid w:val="00FA04C8"/>
    <w:rsid w:val="00FA21D3"/>
    <w:rsid w:val="00FA5161"/>
    <w:rsid w:val="00FB1557"/>
    <w:rsid w:val="00FB4CBA"/>
    <w:rsid w:val="00FB5A33"/>
    <w:rsid w:val="00FB5CD6"/>
    <w:rsid w:val="00FC5D36"/>
    <w:rsid w:val="00FD1970"/>
    <w:rsid w:val="00FD31AB"/>
    <w:rsid w:val="00FD3C87"/>
    <w:rsid w:val="00FD7CCC"/>
    <w:rsid w:val="00FE3277"/>
    <w:rsid w:val="00FE3CBE"/>
    <w:rsid w:val="00FE4454"/>
    <w:rsid w:val="00FE6917"/>
    <w:rsid w:val="00FF1215"/>
    <w:rsid w:val="00FF1CAC"/>
    <w:rsid w:val="00FF25CE"/>
    <w:rsid w:val="00FF4152"/>
    <w:rsid w:val="00FF54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8A0F"/>
  <w15:chartTrackingRefBased/>
  <w15:docId w15:val="{EEB8E9CA-4BCB-4B87-A973-4CE1B10EA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17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E4B"/>
    <w:pPr>
      <w:ind w:left="720"/>
      <w:contextualSpacing/>
    </w:pPr>
  </w:style>
  <w:style w:type="paragraph" w:styleId="NoSpacing">
    <w:name w:val="No Spacing"/>
    <w:link w:val="NoSpacingChar"/>
    <w:uiPriority w:val="1"/>
    <w:qFormat/>
    <w:rsid w:val="00593E4B"/>
    <w:pPr>
      <w:spacing w:after="0" w:line="240" w:lineRule="auto"/>
    </w:pPr>
    <w:rPr>
      <w:rFonts w:ascii="Arial" w:eastAsia="Arial" w:hAnsi="Arial" w:cs="Arial"/>
      <w:color w:val="000000"/>
    </w:rPr>
  </w:style>
  <w:style w:type="character" w:customStyle="1" w:styleId="NoSpacingChar">
    <w:name w:val="No Spacing Char"/>
    <w:link w:val="NoSpacing"/>
    <w:uiPriority w:val="1"/>
    <w:locked/>
    <w:rsid w:val="00593E4B"/>
    <w:rPr>
      <w:rFonts w:ascii="Arial" w:eastAsia="Arial" w:hAnsi="Arial" w:cs="Arial"/>
      <w:color w:val="000000"/>
    </w:rPr>
  </w:style>
  <w:style w:type="character" w:styleId="Hyperlink">
    <w:name w:val="Hyperlink"/>
    <w:basedOn w:val="DefaultParagraphFont"/>
    <w:uiPriority w:val="99"/>
    <w:unhideWhenUsed/>
    <w:rsid w:val="00593E4B"/>
    <w:rPr>
      <w:color w:val="0000FF"/>
      <w:u w:val="single"/>
    </w:rPr>
  </w:style>
  <w:style w:type="character" w:styleId="CommentReference">
    <w:name w:val="annotation reference"/>
    <w:basedOn w:val="DefaultParagraphFont"/>
    <w:uiPriority w:val="99"/>
    <w:semiHidden/>
    <w:unhideWhenUsed/>
    <w:rsid w:val="00593E4B"/>
    <w:rPr>
      <w:sz w:val="16"/>
      <w:szCs w:val="16"/>
    </w:rPr>
  </w:style>
  <w:style w:type="paragraph" w:styleId="CommentText">
    <w:name w:val="annotation text"/>
    <w:basedOn w:val="Normal"/>
    <w:link w:val="CommentTextChar"/>
    <w:uiPriority w:val="99"/>
    <w:unhideWhenUsed/>
    <w:rsid w:val="00593E4B"/>
    <w:pPr>
      <w:spacing w:line="240" w:lineRule="auto"/>
    </w:pPr>
    <w:rPr>
      <w:sz w:val="20"/>
      <w:szCs w:val="20"/>
    </w:rPr>
  </w:style>
  <w:style w:type="character" w:customStyle="1" w:styleId="CommentTextChar">
    <w:name w:val="Comment Text Char"/>
    <w:basedOn w:val="DefaultParagraphFont"/>
    <w:link w:val="CommentText"/>
    <w:uiPriority w:val="99"/>
    <w:rsid w:val="00593E4B"/>
    <w:rPr>
      <w:sz w:val="20"/>
      <w:szCs w:val="20"/>
    </w:rPr>
  </w:style>
  <w:style w:type="paragraph" w:styleId="CommentSubject">
    <w:name w:val="annotation subject"/>
    <w:basedOn w:val="CommentText"/>
    <w:next w:val="CommentText"/>
    <w:link w:val="CommentSubjectChar"/>
    <w:uiPriority w:val="99"/>
    <w:semiHidden/>
    <w:unhideWhenUsed/>
    <w:rsid w:val="00256CD2"/>
    <w:rPr>
      <w:b/>
      <w:bCs/>
    </w:rPr>
  </w:style>
  <w:style w:type="character" w:customStyle="1" w:styleId="CommentSubjectChar">
    <w:name w:val="Comment Subject Char"/>
    <w:basedOn w:val="CommentTextChar"/>
    <w:link w:val="CommentSubject"/>
    <w:uiPriority w:val="99"/>
    <w:semiHidden/>
    <w:rsid w:val="00256CD2"/>
    <w:rPr>
      <w:b/>
      <w:bCs/>
      <w:sz w:val="20"/>
      <w:szCs w:val="20"/>
    </w:rPr>
  </w:style>
  <w:style w:type="character" w:customStyle="1" w:styleId="UnresolvedMention1">
    <w:name w:val="Unresolved Mention1"/>
    <w:basedOn w:val="DefaultParagraphFont"/>
    <w:uiPriority w:val="99"/>
    <w:semiHidden/>
    <w:unhideWhenUsed/>
    <w:rsid w:val="00EB5E86"/>
    <w:rPr>
      <w:color w:val="605E5C"/>
      <w:shd w:val="clear" w:color="auto" w:fill="E1DFDD"/>
    </w:rPr>
  </w:style>
  <w:style w:type="paragraph" w:styleId="Bibliography">
    <w:name w:val="Bibliography"/>
    <w:basedOn w:val="Normal"/>
    <w:next w:val="Normal"/>
    <w:uiPriority w:val="37"/>
    <w:unhideWhenUsed/>
    <w:rsid w:val="00BA2DB2"/>
    <w:pPr>
      <w:spacing w:after="0" w:line="480" w:lineRule="auto"/>
      <w:ind w:left="720" w:hanging="720"/>
    </w:pPr>
  </w:style>
  <w:style w:type="paragraph" w:styleId="BalloonText">
    <w:name w:val="Balloon Text"/>
    <w:basedOn w:val="Normal"/>
    <w:link w:val="BalloonTextChar"/>
    <w:uiPriority w:val="99"/>
    <w:semiHidden/>
    <w:unhideWhenUsed/>
    <w:rsid w:val="005D7C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C30"/>
    <w:rPr>
      <w:rFonts w:ascii="Segoe UI" w:hAnsi="Segoe UI" w:cs="Segoe UI"/>
      <w:sz w:val="18"/>
      <w:szCs w:val="18"/>
    </w:rPr>
  </w:style>
  <w:style w:type="paragraph" w:styleId="Revision">
    <w:name w:val="Revision"/>
    <w:hidden/>
    <w:uiPriority w:val="99"/>
    <w:semiHidden/>
    <w:rsid w:val="00EA6A57"/>
    <w:pPr>
      <w:spacing w:after="0" w:line="240" w:lineRule="auto"/>
    </w:pPr>
  </w:style>
  <w:style w:type="character" w:styleId="UnresolvedMention">
    <w:name w:val="Unresolved Mention"/>
    <w:basedOn w:val="DefaultParagraphFont"/>
    <w:uiPriority w:val="99"/>
    <w:semiHidden/>
    <w:unhideWhenUsed/>
    <w:rsid w:val="00AA0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hyperlink" Target="https://www.irs.gov/statistics/soi-tax-stats-county-data" TargetMode="External"/><Relationship Id="rId26" Type="http://schemas.openxmlformats.org/officeDocument/2006/relationships/hyperlink" Target="https://www.huduser.gov/portal/datasets/fmr.html" TargetMode="External"/><Relationship Id="rId3" Type="http://schemas.openxmlformats.org/officeDocument/2006/relationships/settings" Target="settings.xml"/><Relationship Id="rId21" Type="http://schemas.openxmlformats.org/officeDocument/2006/relationships/hyperlink" Target="https://www.irs.gov/statistics/soi-tax-stats-county-data"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ers.usda.gov/data-products/county-level-data-sets/county-level-data-sets-download-dat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fhfa.gov/DataTools/Downloads/Pages/House-Price-Index%20Datasets.aspx" TargetMode="External"/><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www2.census.gov/programs-surveys/popest/datasets/"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hyperlink" Target="https://www2.census.gov/programs-surveys/popest/datasets/" TargetMode="External"/><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2.census.gov/programs-surveys/popest/dataset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Pages>
  <Words>12041</Words>
  <Characters>68634</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Frankenberg</dc:creator>
  <cp:keywords/>
  <dc:description/>
  <cp:lastModifiedBy>Tyler Frankenberg</cp:lastModifiedBy>
  <cp:revision>67</cp:revision>
  <dcterms:created xsi:type="dcterms:W3CDTF">2023-04-06T04:33:00Z</dcterms:created>
  <dcterms:modified xsi:type="dcterms:W3CDTF">2023-04-06T05:13:00Z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id="ZO63qGmu"/&gt;&lt;style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